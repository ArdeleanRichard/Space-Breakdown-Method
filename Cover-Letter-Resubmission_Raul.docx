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87110" w:rsidRDefault="00000000">
      <w:pPr>
        <w:spacing w:line="240" w:lineRule="auto"/>
        <w:jc w:val="both"/>
        <w:rPr>
          <w:sz w:val="24"/>
          <w:szCs w:val="24"/>
        </w:rPr>
      </w:pPr>
      <w:r>
        <w:rPr>
          <w:sz w:val="24"/>
          <w:szCs w:val="24"/>
        </w:rPr>
        <w:t>Dear Editors,</w:t>
      </w:r>
    </w:p>
    <w:p w14:paraId="00000002" w14:textId="77777777" w:rsidR="00787110" w:rsidRDefault="00787110">
      <w:pPr>
        <w:spacing w:line="240" w:lineRule="auto"/>
        <w:jc w:val="both"/>
        <w:rPr>
          <w:sz w:val="24"/>
          <w:szCs w:val="24"/>
        </w:rPr>
      </w:pPr>
    </w:p>
    <w:p w14:paraId="43A277A8" w14:textId="1DDE37BE" w:rsidR="003C181B" w:rsidRDefault="00000000">
      <w:pPr>
        <w:spacing w:line="240" w:lineRule="auto"/>
        <w:jc w:val="both"/>
        <w:rPr>
          <w:ins w:id="0" w:author="Raul Cristian Muresan" w:date="2022-07-28T10:02:00Z"/>
          <w:sz w:val="24"/>
          <w:szCs w:val="24"/>
        </w:rPr>
      </w:pPr>
      <w:r>
        <w:rPr>
          <w:sz w:val="24"/>
          <w:szCs w:val="24"/>
        </w:rPr>
        <w:t xml:space="preserve">We would like to resubmit </w:t>
      </w:r>
      <w:ins w:id="1" w:author="Raul Cristian Muresan" w:date="2022-07-28T09:53:00Z">
        <w:r w:rsidR="008D7D97">
          <w:rPr>
            <w:sz w:val="24"/>
            <w:szCs w:val="24"/>
          </w:rPr>
          <w:t xml:space="preserve">our </w:t>
        </w:r>
      </w:ins>
      <w:del w:id="2" w:author="Raul Cristian Muresan" w:date="2022-07-28T09:52:00Z">
        <w:r w:rsidDel="008D7D97">
          <w:rPr>
            <w:sz w:val="24"/>
            <w:szCs w:val="24"/>
          </w:rPr>
          <w:delText xml:space="preserve">to your journal the </w:delText>
        </w:r>
      </w:del>
      <w:r>
        <w:rPr>
          <w:sz w:val="24"/>
          <w:szCs w:val="24"/>
        </w:rPr>
        <w:t xml:space="preserve">manuscript </w:t>
      </w:r>
      <w:ins w:id="3" w:author="Raul Cristian Muresan" w:date="2022-07-28T09:52:00Z">
        <w:r w:rsidR="008D7D97">
          <w:rPr>
            <w:sz w:val="24"/>
            <w:szCs w:val="24"/>
          </w:rPr>
          <w:t>en</w:t>
        </w:r>
      </w:ins>
      <w:r>
        <w:rPr>
          <w:sz w:val="24"/>
          <w:szCs w:val="24"/>
        </w:rPr>
        <w:t>titled "Improved Space Breakdown Method"</w:t>
      </w:r>
      <w:del w:id="4" w:author="Raul Cristian Muresan" w:date="2022-07-28T09:52:00Z">
        <w:r w:rsidDel="008D7D97">
          <w:rPr>
            <w:sz w:val="24"/>
            <w:szCs w:val="24"/>
          </w:rPr>
          <w:delText>,</w:delText>
        </w:r>
      </w:del>
      <w:r>
        <w:rPr>
          <w:sz w:val="24"/>
          <w:szCs w:val="24"/>
        </w:rPr>
        <w:t xml:space="preserve"> </w:t>
      </w:r>
      <w:ins w:id="5" w:author="Raul Cristian Muresan" w:date="2022-07-28T09:52:00Z">
        <w:r w:rsidR="008D7D97">
          <w:rPr>
            <w:sz w:val="24"/>
            <w:szCs w:val="24"/>
          </w:rPr>
          <w:t>(</w:t>
        </w:r>
      </w:ins>
      <w:del w:id="6" w:author="Raul Cristian Muresan" w:date="2022-07-28T09:52:00Z">
        <w:r w:rsidDel="008D7D97">
          <w:rPr>
            <w:sz w:val="24"/>
            <w:szCs w:val="24"/>
          </w:rPr>
          <w:delText>manuscript number</w:delText>
        </w:r>
      </w:del>
      <w:ins w:id="7" w:author="Raul Cristian Muresan" w:date="2022-07-28T09:52:00Z">
        <w:r w:rsidR="008D7D97">
          <w:rPr>
            <w:sz w:val="24"/>
            <w:szCs w:val="24"/>
          </w:rPr>
          <w:t>previous number</w:t>
        </w:r>
      </w:ins>
      <w:r>
        <w:rPr>
          <w:sz w:val="24"/>
          <w:szCs w:val="24"/>
        </w:rPr>
        <w:t xml:space="preserve"> NEUCOM-D-22-01142</w:t>
      </w:r>
      <w:ins w:id="8" w:author="Raul Cristian Muresan" w:date="2022-07-28T09:52:00Z">
        <w:r w:rsidR="008D7D97">
          <w:rPr>
            <w:sz w:val="24"/>
            <w:szCs w:val="24"/>
          </w:rPr>
          <w:t xml:space="preserve">) to </w:t>
        </w:r>
      </w:ins>
      <w:ins w:id="9" w:author="Raul Cristian Muresan" w:date="2022-07-28T09:53:00Z">
        <w:r w:rsidR="008D7D97">
          <w:rPr>
            <w:sz w:val="24"/>
            <w:szCs w:val="24"/>
          </w:rPr>
          <w:t>Neurocomputing</w:t>
        </w:r>
      </w:ins>
      <w:r>
        <w:rPr>
          <w:sz w:val="24"/>
          <w:szCs w:val="24"/>
        </w:rPr>
        <w:t>.</w:t>
      </w:r>
      <w:ins w:id="10" w:author="Raul Cristian Muresan" w:date="2022-07-28T09:53:00Z">
        <w:r w:rsidR="008D7D97">
          <w:rPr>
            <w:sz w:val="24"/>
            <w:szCs w:val="24"/>
          </w:rPr>
          <w:t xml:space="preserve"> The new manuscript has been restructured, thoroughly revi</w:t>
        </w:r>
      </w:ins>
      <w:ins w:id="11" w:author="Raul Cristian Muresan" w:date="2022-07-28T09:54:00Z">
        <w:r w:rsidR="008D7D97">
          <w:rPr>
            <w:sz w:val="24"/>
            <w:szCs w:val="24"/>
          </w:rPr>
          <w:t>sed and rewritten.</w:t>
        </w:r>
      </w:ins>
      <w:ins w:id="12" w:author="Raul Cristian Muresan" w:date="2022-07-28T10:00:00Z">
        <w:r w:rsidR="003C181B">
          <w:rPr>
            <w:sz w:val="24"/>
            <w:szCs w:val="24"/>
          </w:rPr>
          <w:t xml:space="preserve"> We believe that given the </w:t>
        </w:r>
      </w:ins>
      <w:ins w:id="13" w:author="Raul Cristian Muresan" w:date="2022-07-28T10:01:00Z">
        <w:r w:rsidR="003C181B">
          <w:rPr>
            <w:sz w:val="24"/>
            <w:szCs w:val="24"/>
          </w:rPr>
          <w:t xml:space="preserve">importance of our method for spike-sorting, </w:t>
        </w:r>
      </w:ins>
      <w:ins w:id="14" w:author="Raul Cristian Muresan" w:date="2022-07-28T10:02:00Z">
        <w:r w:rsidR="003C181B">
          <w:rPr>
            <w:sz w:val="24"/>
            <w:szCs w:val="24"/>
          </w:rPr>
          <w:t xml:space="preserve">the paper </w:t>
        </w:r>
      </w:ins>
      <w:ins w:id="15" w:author="Raul Cristian Muresan" w:date="2022-07-28T10:03:00Z">
        <w:r w:rsidR="003C181B">
          <w:rPr>
            <w:sz w:val="24"/>
            <w:szCs w:val="24"/>
          </w:rPr>
          <w:t>will gain significant visibility by being published in Neurocomputing</w:t>
        </w:r>
      </w:ins>
      <w:ins w:id="16" w:author="Raul Cristian Muresan" w:date="2022-07-28T10:04:00Z">
        <w:r w:rsidR="003C181B">
          <w:rPr>
            <w:sz w:val="24"/>
            <w:szCs w:val="24"/>
          </w:rPr>
          <w:t>, a journal with a</w:t>
        </w:r>
      </w:ins>
      <w:ins w:id="17" w:author="Raul Cristian Muresan" w:date="2022-07-28T10:03:00Z">
        <w:r w:rsidR="003C181B">
          <w:rPr>
            <w:sz w:val="24"/>
            <w:szCs w:val="24"/>
          </w:rPr>
          <w:t xml:space="preserve"> broad readership</w:t>
        </w:r>
      </w:ins>
      <w:ins w:id="18" w:author="Raul Cristian Muresan" w:date="2022-07-28T10:04:00Z">
        <w:r w:rsidR="003C181B">
          <w:rPr>
            <w:sz w:val="24"/>
            <w:szCs w:val="24"/>
          </w:rPr>
          <w:t xml:space="preserve">. </w:t>
        </w:r>
      </w:ins>
      <w:ins w:id="19" w:author="Raul Cristian Muresan" w:date="2022-07-28T10:05:00Z">
        <w:r w:rsidR="003C181B">
          <w:rPr>
            <w:sz w:val="24"/>
            <w:szCs w:val="24"/>
          </w:rPr>
          <w:t>Therefore, we would like to kindly ask you to consider our manuscript again.</w:t>
        </w:r>
      </w:ins>
    </w:p>
    <w:p w14:paraId="315E7CBD" w14:textId="22034440" w:rsidR="008D7D97" w:rsidRDefault="008D7D97">
      <w:pPr>
        <w:spacing w:line="240" w:lineRule="auto"/>
        <w:jc w:val="both"/>
        <w:rPr>
          <w:ins w:id="20" w:author="Raul Cristian Muresan" w:date="2022-07-28T09:54:00Z"/>
          <w:sz w:val="24"/>
          <w:szCs w:val="24"/>
        </w:rPr>
      </w:pPr>
    </w:p>
    <w:p w14:paraId="310A4E6E" w14:textId="2DE39E35" w:rsidR="008D2218" w:rsidRDefault="008D7D97">
      <w:pPr>
        <w:spacing w:line="240" w:lineRule="auto"/>
        <w:jc w:val="both"/>
        <w:rPr>
          <w:ins w:id="21" w:author="Raul Cristian Muresan" w:date="2022-07-28T09:57:00Z"/>
          <w:sz w:val="24"/>
          <w:szCs w:val="24"/>
        </w:rPr>
      </w:pPr>
      <w:ins w:id="22" w:author="Raul Cristian Muresan" w:date="2022-07-28T09:55:00Z">
        <w:r>
          <w:rPr>
            <w:sz w:val="24"/>
            <w:szCs w:val="24"/>
          </w:rPr>
          <w:t>Reviewers of the previous version of the manuscript have had a generally positive appreciation of our paper and their concerns were mainly related to clarity. Indeed, no maj</w:t>
        </w:r>
      </w:ins>
      <w:ins w:id="23" w:author="Raul Cristian Muresan" w:date="2022-07-28T09:56:00Z">
        <w:r>
          <w:rPr>
            <w:sz w:val="24"/>
            <w:szCs w:val="24"/>
          </w:rPr>
          <w:t>or technical flaws have been identified and perhaps the most critical comments were borne out of the lack of sufficient explanations</w:t>
        </w:r>
      </w:ins>
      <w:ins w:id="24" w:author="Raul Cristian Muresan" w:date="2022-07-28T09:57:00Z">
        <w:r>
          <w:rPr>
            <w:sz w:val="24"/>
            <w:szCs w:val="24"/>
          </w:rPr>
          <w:t xml:space="preserve"> about the</w:t>
        </w:r>
      </w:ins>
      <w:ins w:id="25" w:author="Raul Cristian Muresan" w:date="2022-07-28T10:06:00Z">
        <w:r w:rsidR="004E32C1">
          <w:rPr>
            <w:sz w:val="24"/>
            <w:szCs w:val="24"/>
          </w:rPr>
          <w:t xml:space="preserve"> details and</w:t>
        </w:r>
      </w:ins>
      <w:ins w:id="26" w:author="Raul Cristian Muresan" w:date="2022-07-28T09:57:00Z">
        <w:r>
          <w:rPr>
            <w:sz w:val="24"/>
            <w:szCs w:val="24"/>
          </w:rPr>
          <w:t xml:space="preserve"> scope of </w:t>
        </w:r>
      </w:ins>
      <w:ins w:id="27" w:author="Raul Cristian Muresan" w:date="2022-07-28T10:06:00Z">
        <w:r w:rsidR="004E32C1">
          <w:rPr>
            <w:sz w:val="24"/>
            <w:szCs w:val="24"/>
          </w:rPr>
          <w:t>our</w:t>
        </w:r>
      </w:ins>
      <w:ins w:id="28" w:author="Raul Cristian Muresan" w:date="2022-07-28T09:57:00Z">
        <w:r>
          <w:rPr>
            <w:sz w:val="24"/>
            <w:szCs w:val="24"/>
          </w:rPr>
          <w:t xml:space="preserve"> method.</w:t>
        </w:r>
        <w:r w:rsidR="007D494A">
          <w:rPr>
            <w:sz w:val="24"/>
            <w:szCs w:val="24"/>
          </w:rPr>
          <w:t xml:space="preserve"> </w:t>
        </w:r>
      </w:ins>
    </w:p>
    <w:p w14:paraId="4AD5CF39" w14:textId="77777777" w:rsidR="008D2218" w:rsidRDefault="008D2218">
      <w:pPr>
        <w:spacing w:line="240" w:lineRule="auto"/>
        <w:jc w:val="both"/>
        <w:rPr>
          <w:ins w:id="29" w:author="Raul Cristian Muresan" w:date="2022-07-28T09:57:00Z"/>
          <w:sz w:val="24"/>
          <w:szCs w:val="24"/>
        </w:rPr>
      </w:pPr>
    </w:p>
    <w:p w14:paraId="00000003" w14:textId="47D23B6E" w:rsidR="00787110" w:rsidDel="008D2218" w:rsidRDefault="00000000">
      <w:pPr>
        <w:spacing w:line="240" w:lineRule="auto"/>
        <w:jc w:val="both"/>
        <w:rPr>
          <w:del w:id="30" w:author="Raul Cristian Muresan" w:date="2022-07-28T09:57:00Z"/>
          <w:sz w:val="24"/>
          <w:szCs w:val="24"/>
        </w:rPr>
      </w:pPr>
      <w:del w:id="31" w:author="Raul Cristian Muresan" w:date="2022-07-28T09:53:00Z">
        <w:r w:rsidDel="008D7D97">
          <w:rPr>
            <w:sz w:val="24"/>
            <w:szCs w:val="24"/>
          </w:rPr>
          <w:delText xml:space="preserve"> </w:delText>
        </w:r>
      </w:del>
      <w:del w:id="32" w:author="Raul Cristian Muresan" w:date="2022-07-28T09:57:00Z">
        <w:r w:rsidDel="007D494A">
          <w:rPr>
            <w:sz w:val="24"/>
            <w:szCs w:val="24"/>
          </w:rPr>
          <w:delText xml:space="preserve">Reading through the comments of the reviewers, we have realised that the manuscript requires a major revision, clarity being the main concern. As the topic was of interest, however, apperception was difficult, we would like to thank the reviews for taking their time to read the manuscript and offer their suggestions as it helps us improve the manuscript. Hopefully, in our revision we have managed to address their concerns as we have carefully taken into account each comment. </w:delText>
        </w:r>
      </w:del>
      <w:r>
        <w:rPr>
          <w:sz w:val="24"/>
          <w:szCs w:val="24"/>
        </w:rPr>
        <w:t xml:space="preserve">The structure of the manuscript has </w:t>
      </w:r>
      <w:ins w:id="33" w:author="Raul Cristian Muresan" w:date="2022-07-28T09:57:00Z">
        <w:r w:rsidR="007D494A">
          <w:rPr>
            <w:sz w:val="24"/>
            <w:szCs w:val="24"/>
          </w:rPr>
          <w:t xml:space="preserve">now </w:t>
        </w:r>
      </w:ins>
      <w:r>
        <w:rPr>
          <w:sz w:val="24"/>
          <w:szCs w:val="24"/>
        </w:rPr>
        <w:t xml:space="preserve">been </w:t>
      </w:r>
      <w:ins w:id="34" w:author="Raul Cristian Muresan" w:date="2022-07-28T10:11:00Z">
        <w:r w:rsidR="00AC3F22">
          <w:rPr>
            <w:sz w:val="24"/>
            <w:szCs w:val="24"/>
          </w:rPr>
          <w:t>significantly</w:t>
        </w:r>
      </w:ins>
      <w:ins w:id="35" w:author="Raul Cristian Muresan" w:date="2022-07-28T09:57:00Z">
        <w:r w:rsidR="007D494A">
          <w:rPr>
            <w:sz w:val="24"/>
            <w:szCs w:val="24"/>
          </w:rPr>
          <w:t xml:space="preserve"> </w:t>
        </w:r>
      </w:ins>
      <w:r>
        <w:rPr>
          <w:sz w:val="24"/>
          <w:szCs w:val="24"/>
        </w:rPr>
        <w:t xml:space="preserve">changed in order to enhance comprehension of the contents, including </w:t>
      </w:r>
      <w:del w:id="36" w:author="Raul Cristian Muresan" w:date="2022-07-28T09:58:00Z">
        <w:r w:rsidDel="008D2218">
          <w:rPr>
            <w:sz w:val="24"/>
            <w:szCs w:val="24"/>
          </w:rPr>
          <w:delText xml:space="preserve">the </w:delText>
        </w:r>
      </w:del>
      <w:ins w:id="37" w:author="Raul Cristian Muresan" w:date="2022-07-28T09:58:00Z">
        <w:r w:rsidR="008D2218">
          <w:rPr>
            <w:sz w:val="24"/>
            <w:szCs w:val="24"/>
          </w:rPr>
          <w:t xml:space="preserve">extensive </w:t>
        </w:r>
      </w:ins>
      <w:r>
        <w:rPr>
          <w:sz w:val="24"/>
          <w:szCs w:val="24"/>
        </w:rPr>
        <w:t>supplementary explanations that have been requested</w:t>
      </w:r>
      <w:ins w:id="38" w:author="Raul Cristian Muresan" w:date="2022-07-28T09:57:00Z">
        <w:r w:rsidR="008A7A6B">
          <w:rPr>
            <w:sz w:val="24"/>
            <w:szCs w:val="24"/>
          </w:rPr>
          <w:t xml:space="preserve"> by reviewers</w:t>
        </w:r>
      </w:ins>
      <w:r>
        <w:rPr>
          <w:sz w:val="24"/>
          <w:szCs w:val="24"/>
        </w:rPr>
        <w:t>.</w:t>
      </w:r>
      <w:del w:id="39" w:author="Raul Cristian Muresan" w:date="2022-07-28T09:57:00Z">
        <w:r w:rsidDel="007D494A">
          <w:rPr>
            <w:sz w:val="24"/>
            <w:szCs w:val="24"/>
          </w:rPr>
          <w:delText xml:space="preserve"> </w:delText>
        </w:r>
      </w:del>
    </w:p>
    <w:p w14:paraId="00000004" w14:textId="142AE104" w:rsidR="00787110" w:rsidDel="008D2218" w:rsidRDefault="00787110">
      <w:pPr>
        <w:spacing w:line="240" w:lineRule="auto"/>
        <w:jc w:val="both"/>
        <w:rPr>
          <w:del w:id="40" w:author="Raul Cristian Muresan" w:date="2022-07-28T09:57:00Z"/>
          <w:sz w:val="24"/>
          <w:szCs w:val="24"/>
        </w:rPr>
      </w:pPr>
    </w:p>
    <w:p w14:paraId="7A5061D1" w14:textId="7222E7AC" w:rsidR="008D2218" w:rsidRDefault="008D2218">
      <w:pPr>
        <w:spacing w:line="240" w:lineRule="auto"/>
        <w:jc w:val="both"/>
        <w:rPr>
          <w:ins w:id="41" w:author="Raul Cristian Muresan" w:date="2022-07-28T09:58:00Z"/>
          <w:sz w:val="24"/>
          <w:szCs w:val="24"/>
        </w:rPr>
      </w:pPr>
      <w:ins w:id="42" w:author="Raul Cristian Muresan" w:date="2022-07-28T09:57:00Z">
        <w:r>
          <w:rPr>
            <w:sz w:val="24"/>
            <w:szCs w:val="24"/>
          </w:rPr>
          <w:t xml:space="preserve"> </w:t>
        </w:r>
      </w:ins>
      <w:r w:rsidR="00000000">
        <w:rPr>
          <w:sz w:val="24"/>
          <w:szCs w:val="24"/>
        </w:rPr>
        <w:t xml:space="preserve">Moreover, </w:t>
      </w:r>
      <w:del w:id="43" w:author="Raul Cristian Muresan" w:date="2022-07-28T09:58:00Z">
        <w:r w:rsidR="00000000" w:rsidDel="008D2218">
          <w:rPr>
            <w:sz w:val="24"/>
            <w:szCs w:val="24"/>
          </w:rPr>
          <w:delText xml:space="preserve">as reviewers suggested, </w:delText>
        </w:r>
      </w:del>
      <w:r w:rsidR="00000000">
        <w:rPr>
          <w:sz w:val="24"/>
          <w:szCs w:val="24"/>
        </w:rPr>
        <w:t xml:space="preserve">additional algorithms have been added to be used in evaluation, along with justifications for the choices made in the design </w:t>
      </w:r>
      <w:ins w:id="44" w:author="Raul Cristian Muresan" w:date="2022-07-28T09:59:00Z">
        <w:r>
          <w:rPr>
            <w:sz w:val="24"/>
            <w:szCs w:val="24"/>
          </w:rPr>
          <w:t xml:space="preserve">of the method </w:t>
        </w:r>
      </w:ins>
      <w:r w:rsidR="00000000">
        <w:rPr>
          <w:sz w:val="24"/>
          <w:szCs w:val="24"/>
        </w:rPr>
        <w:t xml:space="preserve">and </w:t>
      </w:r>
      <w:ins w:id="45" w:author="Raul Cristian Muresan" w:date="2022-07-28T09:59:00Z">
        <w:r>
          <w:rPr>
            <w:sz w:val="24"/>
            <w:szCs w:val="24"/>
          </w:rPr>
          <w:t xml:space="preserve">its </w:t>
        </w:r>
      </w:ins>
      <w:r w:rsidR="00000000">
        <w:rPr>
          <w:sz w:val="24"/>
          <w:szCs w:val="24"/>
        </w:rPr>
        <w:t xml:space="preserve">performance evaluation. </w:t>
      </w:r>
      <w:del w:id="46" w:author="Raul Cristian Muresan" w:date="2022-07-28T10:12:00Z">
        <w:r w:rsidR="00000000" w:rsidDel="008730BA">
          <w:rPr>
            <w:sz w:val="24"/>
            <w:szCs w:val="24"/>
          </w:rPr>
          <w:delText>As advised, m</w:delText>
        </w:r>
      </w:del>
      <w:ins w:id="47" w:author="Raul Cristian Muresan" w:date="2022-07-28T10:12:00Z">
        <w:r w:rsidR="008730BA">
          <w:rPr>
            <w:sz w:val="24"/>
            <w:szCs w:val="24"/>
          </w:rPr>
          <w:t>M</w:t>
        </w:r>
      </w:ins>
      <w:r w:rsidR="00000000">
        <w:rPr>
          <w:sz w:val="24"/>
          <w:szCs w:val="24"/>
        </w:rPr>
        <w:t xml:space="preserve">ultiple points needed clarification, including certain parts of the approach, presentation and critical evaluation of current methods, an extension of the evaluation section in order to include multiple algorithms and performance metrics, as well as </w:t>
      </w:r>
      <w:ins w:id="48" w:author="Raul Cristian Muresan" w:date="2022-07-28T09:59:00Z">
        <w:r w:rsidR="0017545A">
          <w:rPr>
            <w:sz w:val="24"/>
            <w:szCs w:val="24"/>
          </w:rPr>
          <w:t xml:space="preserve">corrections of </w:t>
        </w:r>
      </w:ins>
      <w:r w:rsidR="00000000">
        <w:rPr>
          <w:sz w:val="24"/>
          <w:szCs w:val="24"/>
        </w:rPr>
        <w:t xml:space="preserve">small discrepancies in the </w:t>
      </w:r>
      <w:del w:id="49" w:author="Raul Cristian Muresan" w:date="2022-07-28T09:58:00Z">
        <w:r w:rsidR="00000000" w:rsidDel="008D2218">
          <w:rPr>
            <w:sz w:val="24"/>
            <w:szCs w:val="24"/>
          </w:rPr>
          <w:delText xml:space="preserve">denomination </w:delText>
        </w:r>
      </w:del>
      <w:ins w:id="50" w:author="Raul Cristian Muresan" w:date="2022-07-28T09:58:00Z">
        <w:r>
          <w:rPr>
            <w:sz w:val="24"/>
            <w:szCs w:val="24"/>
          </w:rPr>
          <w:t>labels</w:t>
        </w:r>
        <w:r>
          <w:rPr>
            <w:sz w:val="24"/>
            <w:szCs w:val="24"/>
          </w:rPr>
          <w:t xml:space="preserve"> </w:t>
        </w:r>
      </w:ins>
      <w:r w:rsidR="00000000">
        <w:rPr>
          <w:sz w:val="24"/>
          <w:szCs w:val="24"/>
        </w:rPr>
        <w:t>of figures and table headers</w:t>
      </w:r>
      <w:del w:id="51" w:author="Raul Cristian Muresan" w:date="2022-07-28T09:58:00Z">
        <w:r w:rsidR="00000000" w:rsidDel="008D2218">
          <w:rPr>
            <w:sz w:val="24"/>
            <w:szCs w:val="24"/>
          </w:rPr>
          <w:delText>, and justifications for the decisions made</w:delText>
        </w:r>
      </w:del>
      <w:r w:rsidR="00000000">
        <w:rPr>
          <w:sz w:val="24"/>
          <w:szCs w:val="24"/>
        </w:rPr>
        <w:t>.</w:t>
      </w:r>
      <w:del w:id="52" w:author="Raul Cristian Muresan" w:date="2022-07-28T09:59:00Z">
        <w:r w:rsidR="00000000" w:rsidDel="0017545A">
          <w:rPr>
            <w:sz w:val="24"/>
            <w:szCs w:val="24"/>
          </w:rPr>
          <w:delText xml:space="preserve"> </w:delText>
        </w:r>
      </w:del>
    </w:p>
    <w:p w14:paraId="5DBC7A9D" w14:textId="77777777" w:rsidR="008D2218" w:rsidRDefault="008D2218">
      <w:pPr>
        <w:spacing w:line="240" w:lineRule="auto"/>
        <w:jc w:val="both"/>
        <w:rPr>
          <w:ins w:id="53" w:author="Raul Cristian Muresan" w:date="2022-07-28T09:58:00Z"/>
          <w:sz w:val="24"/>
          <w:szCs w:val="24"/>
        </w:rPr>
      </w:pPr>
    </w:p>
    <w:p w14:paraId="00000005" w14:textId="4BF6E5C0" w:rsidR="00787110" w:rsidRDefault="00EA5AEA">
      <w:pPr>
        <w:spacing w:line="240" w:lineRule="auto"/>
        <w:jc w:val="both"/>
        <w:rPr>
          <w:sz w:val="24"/>
          <w:szCs w:val="24"/>
        </w:rPr>
      </w:pPr>
      <w:ins w:id="54" w:author="Raul Cristian Muresan" w:date="2022-07-28T09:59:00Z">
        <w:r>
          <w:rPr>
            <w:sz w:val="24"/>
            <w:szCs w:val="24"/>
          </w:rPr>
          <w:t>Together with the n</w:t>
        </w:r>
      </w:ins>
      <w:ins w:id="55" w:author="Raul Cristian Muresan" w:date="2022-07-28T10:00:00Z">
        <w:r>
          <w:rPr>
            <w:sz w:val="24"/>
            <w:szCs w:val="24"/>
          </w:rPr>
          <w:t xml:space="preserve">ew manuscript, </w:t>
        </w:r>
      </w:ins>
      <w:del w:id="56" w:author="Raul Cristian Muresan" w:date="2022-07-28T10:00:00Z">
        <w:r w:rsidR="00000000" w:rsidDel="00EA5AEA">
          <w:rPr>
            <w:sz w:val="24"/>
            <w:szCs w:val="24"/>
          </w:rPr>
          <w:delText xml:space="preserve">Furthermore, </w:delText>
        </w:r>
      </w:del>
      <w:r w:rsidR="00000000">
        <w:rPr>
          <w:sz w:val="24"/>
          <w:szCs w:val="24"/>
        </w:rPr>
        <w:t xml:space="preserve">we </w:t>
      </w:r>
      <w:del w:id="57" w:author="Raul Cristian Muresan" w:date="2022-07-28T10:00:00Z">
        <w:r w:rsidR="00000000" w:rsidDel="00EA5AEA">
          <w:rPr>
            <w:sz w:val="24"/>
            <w:szCs w:val="24"/>
          </w:rPr>
          <w:delText>will</w:delText>
        </w:r>
      </w:del>
      <w:ins w:id="58" w:author="Raul Cristian Muresan" w:date="2022-07-28T10:00:00Z">
        <w:r>
          <w:rPr>
            <w:sz w:val="24"/>
            <w:szCs w:val="24"/>
          </w:rPr>
          <w:t>also</w:t>
        </w:r>
      </w:ins>
      <w:r w:rsidR="00000000">
        <w:rPr>
          <w:sz w:val="24"/>
          <w:szCs w:val="24"/>
        </w:rPr>
        <w:t xml:space="preserve"> attach a point-by-point </w:t>
      </w:r>
      <w:del w:id="59" w:author="Raul Cristian Muresan" w:date="2022-07-28T10:00:00Z">
        <w:r w:rsidR="00000000" w:rsidDel="00EA5AEA">
          <w:rPr>
            <w:sz w:val="24"/>
            <w:szCs w:val="24"/>
          </w:rPr>
          <w:delText xml:space="preserve">response </w:delText>
        </w:r>
      </w:del>
      <w:ins w:id="60" w:author="Raul Cristian Muresan" w:date="2022-07-28T10:00:00Z">
        <w:r>
          <w:rPr>
            <w:sz w:val="24"/>
            <w:szCs w:val="24"/>
          </w:rPr>
          <w:t>reply</w:t>
        </w:r>
        <w:r>
          <w:rPr>
            <w:sz w:val="24"/>
            <w:szCs w:val="24"/>
          </w:rPr>
          <w:t xml:space="preserve"> </w:t>
        </w:r>
      </w:ins>
      <w:del w:id="61" w:author="Raul Cristian Muresan" w:date="2022-07-28T10:00:00Z">
        <w:r w:rsidR="00000000" w:rsidDel="00EA5AEA">
          <w:rPr>
            <w:sz w:val="24"/>
            <w:szCs w:val="24"/>
          </w:rPr>
          <w:delText>for each comment as to how we addressed, in the updated manuscript, the reviewers’ concerns</w:delText>
        </w:r>
      </w:del>
      <w:ins w:id="62" w:author="Raul Cristian Muresan" w:date="2022-07-28T10:00:00Z">
        <w:r>
          <w:rPr>
            <w:sz w:val="24"/>
            <w:szCs w:val="24"/>
          </w:rPr>
          <w:t>to reviewers’ comments</w:t>
        </w:r>
      </w:ins>
      <w:r w:rsidR="00000000">
        <w:rPr>
          <w:sz w:val="24"/>
          <w:szCs w:val="24"/>
        </w:rPr>
        <w:t xml:space="preserve">. </w:t>
      </w:r>
      <w:ins w:id="63" w:author="Raul Cristian Muresan" w:date="2022-07-28T10:06:00Z">
        <w:r w:rsidR="007222F4">
          <w:rPr>
            <w:sz w:val="24"/>
            <w:szCs w:val="24"/>
          </w:rPr>
          <w:t xml:space="preserve">We also realised </w:t>
        </w:r>
      </w:ins>
      <w:ins w:id="64" w:author="Raul Cristian Muresan" w:date="2022-07-28T10:07:00Z">
        <w:r w:rsidR="007222F4">
          <w:rPr>
            <w:sz w:val="24"/>
            <w:szCs w:val="24"/>
          </w:rPr>
          <w:t xml:space="preserve">that one of the reviewers was not familiar with the issues of spike sorting. Therefore, we now included a section that clearly explains what spike sorting is, what are the steps involved, </w:t>
        </w:r>
      </w:ins>
      <w:ins w:id="65" w:author="Raul Cristian Muresan" w:date="2022-07-28T10:08:00Z">
        <w:r w:rsidR="007222F4">
          <w:rPr>
            <w:sz w:val="24"/>
            <w:szCs w:val="24"/>
          </w:rPr>
          <w:t>what methods exist, and what challenges still need to be addressed. Within this context, we now think our contribution should become much clearer.</w:t>
        </w:r>
      </w:ins>
    </w:p>
    <w:p w14:paraId="00000006" w14:textId="77777777" w:rsidR="00787110" w:rsidRDefault="00787110">
      <w:pPr>
        <w:spacing w:line="240" w:lineRule="auto"/>
        <w:jc w:val="both"/>
        <w:rPr>
          <w:sz w:val="24"/>
          <w:szCs w:val="24"/>
        </w:rPr>
      </w:pPr>
    </w:p>
    <w:p w14:paraId="00000007" w14:textId="75D4E19B" w:rsidR="00787110" w:rsidRDefault="00000000">
      <w:pPr>
        <w:spacing w:line="240" w:lineRule="auto"/>
        <w:jc w:val="both"/>
        <w:rPr>
          <w:sz w:val="24"/>
          <w:szCs w:val="24"/>
        </w:rPr>
      </w:pPr>
      <w:r>
        <w:rPr>
          <w:sz w:val="24"/>
          <w:szCs w:val="24"/>
        </w:rPr>
        <w:t xml:space="preserve">In conclusion, we </w:t>
      </w:r>
      <w:del w:id="66" w:author="Raul Cristian Muresan" w:date="2022-07-28T10:08:00Z">
        <w:r w:rsidDel="00B6589D">
          <w:rPr>
            <w:sz w:val="24"/>
            <w:szCs w:val="24"/>
          </w:rPr>
          <w:delText xml:space="preserve">thoroughly </w:delText>
        </w:r>
      </w:del>
      <w:r>
        <w:rPr>
          <w:sz w:val="24"/>
          <w:szCs w:val="24"/>
        </w:rPr>
        <w:t xml:space="preserve">believe that Neurocomputing is the suitable journal for our work and we would </w:t>
      </w:r>
      <w:ins w:id="67" w:author="Raul Cristian Muresan" w:date="2022-07-28T10:08:00Z">
        <w:r w:rsidR="00B6589D">
          <w:rPr>
            <w:sz w:val="24"/>
            <w:szCs w:val="24"/>
          </w:rPr>
          <w:t xml:space="preserve">greatly </w:t>
        </w:r>
      </w:ins>
      <w:r>
        <w:rPr>
          <w:sz w:val="24"/>
          <w:szCs w:val="24"/>
        </w:rPr>
        <w:t xml:space="preserve">appreciate </w:t>
      </w:r>
      <w:del w:id="68" w:author="Raul Cristian Muresan" w:date="2022-07-28T10:09:00Z">
        <w:r w:rsidDel="00B6589D">
          <w:rPr>
            <w:sz w:val="24"/>
            <w:szCs w:val="24"/>
          </w:rPr>
          <w:delText>it</w:delText>
        </w:r>
      </w:del>
      <w:ins w:id="69" w:author="Raul Cristian Muresan" w:date="2022-07-28T10:09:00Z">
        <w:r w:rsidR="00B6589D">
          <w:rPr>
            <w:sz w:val="24"/>
            <w:szCs w:val="24"/>
          </w:rPr>
          <w:t>if the new manuscript</w:t>
        </w:r>
      </w:ins>
      <w:r>
        <w:rPr>
          <w:sz w:val="24"/>
          <w:szCs w:val="24"/>
        </w:rPr>
        <w:t xml:space="preserve"> </w:t>
      </w:r>
      <w:del w:id="70" w:author="Raul Cristian Muresan" w:date="2022-07-28T10:09:00Z">
        <w:r w:rsidDel="00B6589D">
          <w:rPr>
            <w:sz w:val="24"/>
            <w:szCs w:val="24"/>
          </w:rPr>
          <w:delText>if we were allowed the chance to depict our manuscript in its true light</w:delText>
        </w:r>
      </w:del>
      <w:ins w:id="71" w:author="Raul Cristian Muresan" w:date="2022-07-28T10:09:00Z">
        <w:r w:rsidR="00B6589D">
          <w:rPr>
            <w:sz w:val="24"/>
            <w:szCs w:val="24"/>
          </w:rPr>
          <w:t>were considered for review</w:t>
        </w:r>
      </w:ins>
      <w:r>
        <w:rPr>
          <w:sz w:val="24"/>
          <w:szCs w:val="24"/>
        </w:rPr>
        <w:t xml:space="preserve">. Afresh, we </w:t>
      </w:r>
      <w:del w:id="72" w:author="Raul Cristian Muresan" w:date="2022-07-28T10:10:00Z">
        <w:r w:rsidDel="00085AC9">
          <w:rPr>
            <w:sz w:val="24"/>
            <w:szCs w:val="24"/>
          </w:rPr>
          <w:delText xml:space="preserve">want </w:delText>
        </w:r>
      </w:del>
      <w:ins w:id="73" w:author="Raul Cristian Muresan" w:date="2022-07-28T10:10:00Z">
        <w:r w:rsidR="00085AC9">
          <w:rPr>
            <w:sz w:val="24"/>
            <w:szCs w:val="24"/>
          </w:rPr>
          <w:t>would like</w:t>
        </w:r>
        <w:r w:rsidR="00085AC9">
          <w:rPr>
            <w:sz w:val="24"/>
            <w:szCs w:val="24"/>
          </w:rPr>
          <w:t xml:space="preserve"> </w:t>
        </w:r>
      </w:ins>
      <w:r>
        <w:rPr>
          <w:sz w:val="24"/>
          <w:szCs w:val="24"/>
        </w:rPr>
        <w:t xml:space="preserve">to thank the editor and the reviewers for taking their time and helping us </w:t>
      </w:r>
      <w:ins w:id="74" w:author="Raul Cristian Muresan" w:date="2022-07-28T10:10:00Z">
        <w:r w:rsidR="009564CB">
          <w:rPr>
            <w:sz w:val="24"/>
            <w:szCs w:val="24"/>
          </w:rPr>
          <w:t xml:space="preserve">greatly </w:t>
        </w:r>
      </w:ins>
      <w:r>
        <w:rPr>
          <w:sz w:val="24"/>
          <w:szCs w:val="24"/>
        </w:rPr>
        <w:t xml:space="preserve">improve </w:t>
      </w:r>
      <w:del w:id="75" w:author="Raul Cristian Muresan" w:date="2022-07-28T10:10:00Z">
        <w:r w:rsidDel="009564CB">
          <w:rPr>
            <w:sz w:val="24"/>
            <w:szCs w:val="24"/>
          </w:rPr>
          <w:delText xml:space="preserve">this first iteration of </w:delText>
        </w:r>
      </w:del>
      <w:r>
        <w:rPr>
          <w:sz w:val="24"/>
          <w:szCs w:val="24"/>
        </w:rPr>
        <w:t>the manuscript.</w:t>
      </w:r>
    </w:p>
    <w:p w14:paraId="00000008" w14:textId="77777777" w:rsidR="00787110" w:rsidRDefault="00787110">
      <w:pPr>
        <w:spacing w:line="240" w:lineRule="auto"/>
        <w:jc w:val="both"/>
        <w:rPr>
          <w:sz w:val="24"/>
          <w:szCs w:val="24"/>
        </w:rPr>
      </w:pPr>
    </w:p>
    <w:p w14:paraId="00000009" w14:textId="77777777" w:rsidR="00787110" w:rsidRDefault="00000000">
      <w:pPr>
        <w:spacing w:line="240" w:lineRule="auto"/>
        <w:jc w:val="both"/>
        <w:rPr>
          <w:sz w:val="24"/>
          <w:szCs w:val="24"/>
        </w:rPr>
      </w:pPr>
      <w:r>
        <w:rPr>
          <w:sz w:val="24"/>
          <w:szCs w:val="24"/>
        </w:rPr>
        <w:t>With best regards,</w:t>
      </w:r>
    </w:p>
    <w:p w14:paraId="0000000A" w14:textId="77777777" w:rsidR="00787110" w:rsidRDefault="00000000">
      <w:pPr>
        <w:spacing w:line="240" w:lineRule="auto"/>
        <w:jc w:val="both"/>
        <w:rPr>
          <w:sz w:val="24"/>
          <w:szCs w:val="24"/>
        </w:rPr>
      </w:pPr>
      <w:r>
        <w:rPr>
          <w:sz w:val="24"/>
          <w:szCs w:val="24"/>
        </w:rPr>
        <w:t xml:space="preserve">Eugen-Richard </w:t>
      </w:r>
      <w:proofErr w:type="spellStart"/>
      <w:r>
        <w:rPr>
          <w:sz w:val="24"/>
          <w:szCs w:val="24"/>
        </w:rPr>
        <w:t>Ardelean</w:t>
      </w:r>
      <w:proofErr w:type="spellEnd"/>
      <w:r>
        <w:rPr>
          <w:sz w:val="24"/>
          <w:szCs w:val="24"/>
        </w:rPr>
        <w:t xml:space="preserve"> </w:t>
      </w:r>
    </w:p>
    <w:p w14:paraId="0000000B" w14:textId="77777777" w:rsidR="00787110" w:rsidRDefault="00787110">
      <w:pPr>
        <w:spacing w:line="240" w:lineRule="auto"/>
        <w:jc w:val="both"/>
        <w:rPr>
          <w:sz w:val="24"/>
          <w:szCs w:val="24"/>
        </w:rPr>
      </w:pPr>
    </w:p>
    <w:p w14:paraId="0000000C" w14:textId="77777777" w:rsidR="00787110" w:rsidRDefault="00000000">
      <w:pPr>
        <w:spacing w:line="240" w:lineRule="auto"/>
        <w:jc w:val="both"/>
        <w:rPr>
          <w:sz w:val="24"/>
          <w:szCs w:val="24"/>
        </w:rPr>
      </w:pPr>
      <w:r>
        <w:rPr>
          <w:sz w:val="24"/>
          <w:szCs w:val="24"/>
        </w:rPr>
        <w:t>Transylvanian Institute of Neuroscience</w:t>
      </w:r>
    </w:p>
    <w:p w14:paraId="0000000D" w14:textId="77777777" w:rsidR="00787110" w:rsidRDefault="00000000">
      <w:pPr>
        <w:spacing w:line="240" w:lineRule="auto"/>
        <w:jc w:val="both"/>
        <w:rPr>
          <w:sz w:val="24"/>
          <w:szCs w:val="24"/>
        </w:rPr>
      </w:pPr>
      <w:r>
        <w:rPr>
          <w:sz w:val="24"/>
          <w:szCs w:val="24"/>
        </w:rPr>
        <w:t>Department of Experimental and Theoretical Neuroscience</w:t>
      </w:r>
    </w:p>
    <w:p w14:paraId="0000000E" w14:textId="77777777" w:rsidR="00787110" w:rsidRDefault="00000000">
      <w:pPr>
        <w:spacing w:line="240" w:lineRule="auto"/>
        <w:jc w:val="both"/>
        <w:rPr>
          <w:sz w:val="24"/>
          <w:szCs w:val="24"/>
        </w:rPr>
      </w:pPr>
      <w:r>
        <w:rPr>
          <w:sz w:val="24"/>
          <w:szCs w:val="24"/>
        </w:rPr>
        <w:t xml:space="preserve">Str. </w:t>
      </w:r>
      <w:proofErr w:type="spellStart"/>
      <w:r>
        <w:rPr>
          <w:sz w:val="24"/>
          <w:szCs w:val="24"/>
        </w:rPr>
        <w:t>Ploiești</w:t>
      </w:r>
      <w:proofErr w:type="spellEnd"/>
      <w:r>
        <w:rPr>
          <w:sz w:val="24"/>
          <w:szCs w:val="24"/>
        </w:rPr>
        <w:t xml:space="preserve"> 33, 400157 Cluj-Napoca, Romania</w:t>
      </w:r>
    </w:p>
    <w:p w14:paraId="0000000F" w14:textId="1694C619" w:rsidR="00787110" w:rsidRDefault="00000000">
      <w:pPr>
        <w:spacing w:line="240" w:lineRule="auto"/>
        <w:jc w:val="both"/>
        <w:rPr>
          <w:sz w:val="24"/>
          <w:szCs w:val="24"/>
        </w:rPr>
      </w:pPr>
      <w:r>
        <w:rPr>
          <w:sz w:val="24"/>
          <w:szCs w:val="24"/>
        </w:rPr>
        <w:t>Tel: 0040-</w:t>
      </w:r>
      <w:del w:id="76" w:author="Raul Cristian Muresan" w:date="2022-07-28T10:10:00Z">
        <w:r w:rsidDel="00572AE7">
          <w:rPr>
            <w:sz w:val="24"/>
            <w:szCs w:val="24"/>
          </w:rPr>
          <w:delText>745038694</w:delText>
        </w:r>
      </w:del>
      <w:ins w:id="77" w:author="Raul Cristian Muresan" w:date="2022-07-28T10:10:00Z">
        <w:r w:rsidR="00572AE7">
          <w:rPr>
            <w:sz w:val="24"/>
            <w:szCs w:val="24"/>
          </w:rPr>
          <w:t>364</w:t>
        </w:r>
        <w:r w:rsidR="00411E28">
          <w:rPr>
            <w:sz w:val="24"/>
            <w:szCs w:val="24"/>
          </w:rPr>
          <w:t>730730</w:t>
        </w:r>
      </w:ins>
    </w:p>
    <w:p w14:paraId="00000010" w14:textId="77777777" w:rsidR="00787110" w:rsidRDefault="00000000">
      <w:pPr>
        <w:spacing w:line="240" w:lineRule="auto"/>
        <w:jc w:val="both"/>
        <w:rPr>
          <w:sz w:val="24"/>
          <w:szCs w:val="24"/>
        </w:rPr>
      </w:pPr>
      <w:r>
        <w:rPr>
          <w:sz w:val="24"/>
          <w:szCs w:val="24"/>
        </w:rPr>
        <w:t xml:space="preserve">Email: </w:t>
      </w:r>
      <w:hyperlink r:id="rId4">
        <w:r>
          <w:rPr>
            <w:color w:val="0000FF"/>
            <w:sz w:val="24"/>
            <w:szCs w:val="24"/>
            <w:u w:val="single"/>
          </w:rPr>
          <w:t>ardeleaneugenrichard@gmail.com</w:t>
        </w:r>
      </w:hyperlink>
    </w:p>
    <w:p w14:paraId="00000011" w14:textId="77777777" w:rsidR="00787110" w:rsidRDefault="00000000">
      <w:pPr>
        <w:spacing w:line="240" w:lineRule="auto"/>
        <w:jc w:val="both"/>
        <w:rPr>
          <w:sz w:val="24"/>
          <w:szCs w:val="24"/>
        </w:rPr>
      </w:pPr>
      <w:r>
        <w:rPr>
          <w:sz w:val="24"/>
          <w:szCs w:val="24"/>
        </w:rPr>
        <w:t xml:space="preserve">Lab page: </w:t>
      </w:r>
      <w:hyperlink r:id="rId5">
        <w:r>
          <w:rPr>
            <w:color w:val="0000FF"/>
            <w:sz w:val="24"/>
            <w:szCs w:val="24"/>
            <w:u w:val="single"/>
          </w:rPr>
          <w:t>www.muresanlab.tins.ro</w:t>
        </w:r>
      </w:hyperlink>
    </w:p>
    <w:p w14:paraId="00000012" w14:textId="77777777" w:rsidR="00787110" w:rsidRDefault="00787110">
      <w:pPr>
        <w:spacing w:line="240" w:lineRule="auto"/>
        <w:jc w:val="both"/>
        <w:rPr>
          <w:sz w:val="24"/>
          <w:szCs w:val="24"/>
        </w:rPr>
      </w:pPr>
    </w:p>
    <w:sectPr w:rsidR="007871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ul Cristian Muresan">
    <w15:presenceInfo w15:providerId="Windows Live" w15:userId="0207c716963bb9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10"/>
    <w:rsid w:val="00085AC9"/>
    <w:rsid w:val="0017545A"/>
    <w:rsid w:val="003C181B"/>
    <w:rsid w:val="00411E28"/>
    <w:rsid w:val="004E32C1"/>
    <w:rsid w:val="00572AE7"/>
    <w:rsid w:val="007222F4"/>
    <w:rsid w:val="00787110"/>
    <w:rsid w:val="007D494A"/>
    <w:rsid w:val="008730BA"/>
    <w:rsid w:val="008A7A6B"/>
    <w:rsid w:val="008D2218"/>
    <w:rsid w:val="008D7D97"/>
    <w:rsid w:val="009564CB"/>
    <w:rsid w:val="00AC3F22"/>
    <w:rsid w:val="00B127C3"/>
    <w:rsid w:val="00B6589D"/>
    <w:rsid w:val="00EA5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379B"/>
  <w15:docId w15:val="{421B75B0-F13F-4C5F-B965-098CB2E9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8D7D9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uresanlab.tins.ro" TargetMode="External"/><Relationship Id="rId4" Type="http://schemas.openxmlformats.org/officeDocument/2006/relationships/hyperlink" Target="mailto:ardeleaneugenrichar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Raul Cristian Muresan</cp:lastModifiedBy>
  <cp:revision>16</cp:revision>
  <dcterms:created xsi:type="dcterms:W3CDTF">2022-07-28T06:52:00Z</dcterms:created>
  <dcterms:modified xsi:type="dcterms:W3CDTF">2022-07-28T07:13:00Z</dcterms:modified>
</cp:coreProperties>
</file>
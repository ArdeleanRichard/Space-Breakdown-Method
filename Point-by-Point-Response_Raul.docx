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D445B47" w:rsidR="0066058D" w:rsidRDefault="00000000">
      <w:pPr>
        <w:jc w:val="center"/>
      </w:pPr>
      <w:r>
        <w:t xml:space="preserve">Point-by-Point </w:t>
      </w:r>
      <w:del w:id="0" w:author="Raul Cristian Muresan" w:date="2022-07-28T10:17:00Z">
        <w:r w:rsidDel="00AD45A7">
          <w:delText>Response</w:delText>
        </w:r>
      </w:del>
      <w:ins w:id="1" w:author="Raul Cristian Muresan" w:date="2022-07-28T10:17:00Z">
        <w:r w:rsidR="00AD45A7">
          <w:t>Reply to Reviewers</w:t>
        </w:r>
      </w:ins>
    </w:p>
    <w:p w14:paraId="00000002" w14:textId="77777777" w:rsidR="0066058D" w:rsidRDefault="00000000">
      <w:pPr>
        <w:jc w:val="center"/>
      </w:pPr>
      <w:r>
        <w:t>Manuscript Title: Improved Space Breakdown Method</w:t>
      </w:r>
    </w:p>
    <w:p w14:paraId="00000003" w14:textId="65E213EA" w:rsidR="0066058D" w:rsidRDefault="00CC32E6">
      <w:pPr>
        <w:jc w:val="center"/>
      </w:pPr>
      <w:ins w:id="2" w:author="Raul Cristian Muresan" w:date="2022-07-28T10:18:00Z">
        <w:r>
          <w:t xml:space="preserve">Previous </w:t>
        </w:r>
      </w:ins>
      <w:r w:rsidR="00000000">
        <w:t xml:space="preserve">Manuscript Number: </w:t>
      </w:r>
      <w:r w:rsidR="00000000">
        <w:rPr>
          <w:sz w:val="24"/>
          <w:szCs w:val="24"/>
        </w:rPr>
        <w:t>NEUCOM-D-22-01142</w:t>
      </w:r>
    </w:p>
    <w:p w14:paraId="00000004" w14:textId="77777777" w:rsidR="0066058D" w:rsidRDefault="0066058D"/>
    <w:p w14:paraId="1292A6F4" w14:textId="26613EFC" w:rsidR="00A54096" w:rsidRDefault="00A54096">
      <w:pPr>
        <w:rPr>
          <w:ins w:id="3" w:author="Raul Cristian Muresan" w:date="2022-07-28T10:25:00Z"/>
        </w:rPr>
      </w:pPr>
    </w:p>
    <w:p w14:paraId="49783262" w14:textId="7D11A674" w:rsidR="00A54096" w:rsidRDefault="00A54096">
      <w:pPr>
        <w:rPr>
          <w:ins w:id="4" w:author="Raul Cristian Muresan" w:date="2022-07-28T11:04:00Z"/>
          <w:color w:val="6AA84F"/>
        </w:rPr>
      </w:pPr>
      <w:ins w:id="5" w:author="Raul Cristian Muresan" w:date="2022-07-28T10:25:00Z">
        <w:r>
          <w:rPr>
            <w:color w:val="6AA84F"/>
          </w:rPr>
          <w:t xml:space="preserve">We </w:t>
        </w:r>
        <w:r>
          <w:rPr>
            <w:color w:val="6AA84F"/>
          </w:rPr>
          <w:t>have now thoroughly revised the manuscript, in line w</w:t>
        </w:r>
      </w:ins>
      <w:ins w:id="6" w:author="Raul Cristian Muresan" w:date="2022-07-28T10:26:00Z">
        <w:r>
          <w:rPr>
            <w:color w:val="6AA84F"/>
          </w:rPr>
          <w:t>ith the comments of reviewers.</w:t>
        </w:r>
      </w:ins>
      <w:ins w:id="7" w:author="Raul Cristian Muresan" w:date="2022-07-28T10:27:00Z">
        <w:r>
          <w:rPr>
            <w:color w:val="6AA84F"/>
          </w:rPr>
          <w:t xml:space="preserve"> We made substantial changes in all sections and restructured the content, adding new explanations and increasing clarity. We would lik</w:t>
        </w:r>
      </w:ins>
      <w:ins w:id="8" w:author="Raul Cristian Muresan" w:date="2022-07-28T10:28:00Z">
        <w:r>
          <w:rPr>
            <w:color w:val="6AA84F"/>
          </w:rPr>
          <w:t>e to thank all reviewers for their insightful comments and assure them that we did our best to address their concerns. Below, we provide a point by point reply to each comment, explaining how i</w:t>
        </w:r>
      </w:ins>
      <w:ins w:id="9" w:author="Raul Cristian Muresan" w:date="2022-07-28T10:29:00Z">
        <w:r>
          <w:rPr>
            <w:color w:val="6AA84F"/>
          </w:rPr>
          <w:t>t was addressed.</w:t>
        </w:r>
      </w:ins>
    </w:p>
    <w:p w14:paraId="292B9ED0" w14:textId="77777777" w:rsidR="00DF589E" w:rsidRDefault="00DF589E">
      <w:pPr>
        <w:rPr>
          <w:ins w:id="10" w:author="Raul Cristian Muresan" w:date="2022-07-28T10:25:00Z"/>
        </w:rPr>
      </w:pPr>
    </w:p>
    <w:p w14:paraId="74B9D5E7" w14:textId="77777777" w:rsidR="00A54096" w:rsidRDefault="00A54096">
      <w:pPr>
        <w:rPr>
          <w:ins w:id="11" w:author="Raul Cristian Muresan" w:date="2022-07-28T10:25:00Z"/>
        </w:rPr>
      </w:pPr>
    </w:p>
    <w:p w14:paraId="00000005" w14:textId="11AB53C8" w:rsidR="0066058D" w:rsidRDefault="00000000">
      <w:r>
        <w:t>Reviewer #1: In this study, the authors put forward two main improvements to the original SBM algorithm: The initial array structure was substituted with a graph structure and the number of partitions has been made feature-dependent. Evaluations conducted on synthetic data indicate that the proposed improvements is effective. The work is interesting.</w:t>
      </w:r>
    </w:p>
    <w:p w14:paraId="00000006" w14:textId="77777777" w:rsidR="0066058D" w:rsidRDefault="0066058D"/>
    <w:p w14:paraId="00000007" w14:textId="77777777" w:rsidR="0066058D" w:rsidRDefault="00000000">
      <w:r>
        <w:t>Some comments are as follows:</w:t>
      </w:r>
    </w:p>
    <w:p w14:paraId="00000008" w14:textId="77777777" w:rsidR="0066058D" w:rsidRDefault="0066058D"/>
    <w:p w14:paraId="00000009" w14:textId="77777777" w:rsidR="0066058D" w:rsidRDefault="00000000">
      <w:pPr>
        <w:rPr>
          <w:color w:val="FF0000"/>
        </w:rPr>
      </w:pPr>
      <w:r>
        <w:rPr>
          <w:color w:val="FF0000"/>
        </w:rPr>
        <w:t>1)Some references are incomplete, e.g. [20].</w:t>
      </w:r>
    </w:p>
    <w:p w14:paraId="44E2E762" w14:textId="77777777" w:rsidR="0069134F" w:rsidRDefault="0069134F">
      <w:pPr>
        <w:rPr>
          <w:ins w:id="12" w:author="Raul Cristian Muresan" w:date="2022-07-28T10:19:00Z"/>
          <w:color w:val="6AA84F"/>
        </w:rPr>
      </w:pPr>
    </w:p>
    <w:p w14:paraId="0000000A" w14:textId="12929273" w:rsidR="0066058D" w:rsidRDefault="00000000">
      <w:pPr>
        <w:rPr>
          <w:color w:val="6AA84F"/>
        </w:rPr>
      </w:pPr>
      <w:r>
        <w:rPr>
          <w:color w:val="6AA84F"/>
        </w:rPr>
        <w:t xml:space="preserve">We </w:t>
      </w:r>
      <w:del w:id="13" w:author="Raul Cristian Muresan" w:date="2022-07-28T11:03:00Z">
        <w:r w:rsidDel="00386F53">
          <w:rPr>
            <w:color w:val="6AA84F"/>
          </w:rPr>
          <w:delText xml:space="preserve">have </w:delText>
        </w:r>
      </w:del>
      <w:r>
        <w:rPr>
          <w:color w:val="6AA84F"/>
        </w:rPr>
        <w:t xml:space="preserve">used </w:t>
      </w:r>
      <w:ins w:id="14" w:author="Raul Cristian Muresan" w:date="2022-07-28T10:19:00Z">
        <w:r w:rsidR="0069134F">
          <w:rPr>
            <w:color w:val="6AA84F"/>
          </w:rPr>
          <w:t xml:space="preserve">the </w:t>
        </w:r>
      </w:ins>
      <w:r>
        <w:rPr>
          <w:color w:val="6AA84F"/>
        </w:rPr>
        <w:t>Zotero</w:t>
      </w:r>
      <w:del w:id="15" w:author="Raul Cristian Muresan" w:date="2022-07-28T10:19:00Z">
        <w:r w:rsidDel="0069134F">
          <w:rPr>
            <w:color w:val="6AA84F"/>
          </w:rPr>
          <w:delText>, a reference management software, to administrate the references</w:delText>
        </w:r>
      </w:del>
      <w:ins w:id="16" w:author="Raul Cristian Muresan" w:date="2022-07-28T10:19:00Z">
        <w:r w:rsidR="0069134F">
          <w:rPr>
            <w:color w:val="6AA84F"/>
          </w:rPr>
          <w:t xml:space="preserve"> reference manager</w:t>
        </w:r>
      </w:ins>
      <w:r>
        <w:rPr>
          <w:color w:val="6AA84F"/>
        </w:rPr>
        <w:t xml:space="preserve"> in order to include the most accurate and complete </w:t>
      </w:r>
      <w:del w:id="17" w:author="Raul Cristian Muresan" w:date="2022-07-28T10:19:00Z">
        <w:r w:rsidDel="0069134F">
          <w:rPr>
            <w:color w:val="6AA84F"/>
          </w:rPr>
          <w:delText>versions</w:delText>
        </w:r>
      </w:del>
      <w:ins w:id="18" w:author="Raul Cristian Muresan" w:date="2022-07-28T10:19:00Z">
        <w:r w:rsidR="0069134F">
          <w:rPr>
            <w:color w:val="6AA84F"/>
          </w:rPr>
          <w:t>references</w:t>
        </w:r>
      </w:ins>
      <w:r>
        <w:rPr>
          <w:color w:val="6AA84F"/>
        </w:rPr>
        <w:t xml:space="preserve">. We have </w:t>
      </w:r>
      <w:ins w:id="19" w:author="Raul Cristian Muresan" w:date="2022-07-28T10:19:00Z">
        <w:r w:rsidR="0069134F">
          <w:rPr>
            <w:color w:val="6AA84F"/>
          </w:rPr>
          <w:t xml:space="preserve">now </w:t>
        </w:r>
      </w:ins>
      <w:r>
        <w:rPr>
          <w:color w:val="6AA84F"/>
        </w:rPr>
        <w:t xml:space="preserve">updated the mentioned references with additional information. </w:t>
      </w:r>
    </w:p>
    <w:p w14:paraId="0000000B" w14:textId="77777777" w:rsidR="0066058D" w:rsidRDefault="0066058D"/>
    <w:p w14:paraId="0000000C" w14:textId="77777777" w:rsidR="0066058D" w:rsidRDefault="00000000">
      <w:pPr>
        <w:rPr>
          <w:color w:val="FF0000"/>
        </w:rPr>
      </w:pPr>
      <w:r>
        <w:rPr>
          <w:color w:val="FF0000"/>
        </w:rPr>
        <w:t>2)The evaluation index of the algorithm in experiments is not enough.</w:t>
      </w:r>
    </w:p>
    <w:p w14:paraId="012C746C" w14:textId="77777777" w:rsidR="0069134F" w:rsidRDefault="0069134F">
      <w:pPr>
        <w:rPr>
          <w:ins w:id="20" w:author="Raul Cristian Muresan" w:date="2022-07-28T10:19:00Z"/>
          <w:color w:val="6AA84F"/>
        </w:rPr>
      </w:pPr>
    </w:p>
    <w:p w14:paraId="0000000D" w14:textId="49D84AAC" w:rsidR="0066058D" w:rsidRDefault="00000000">
      <w:pPr>
        <w:rPr>
          <w:color w:val="6AA84F"/>
        </w:rPr>
      </w:pPr>
      <w:r>
        <w:rPr>
          <w:color w:val="6AA84F"/>
        </w:rPr>
        <w:t>The evaluation, in the first iteration, was separated in multiple subsections depending on the criteria. We evaluated space complexity, time complexity</w:t>
      </w:r>
      <w:ins w:id="21" w:author="Raul Cristian Muresan" w:date="2022-07-28T10:20:00Z">
        <w:r w:rsidR="0069134F">
          <w:rPr>
            <w:color w:val="6AA84F"/>
          </w:rPr>
          <w:t>,</w:t>
        </w:r>
      </w:ins>
      <w:r>
        <w:rPr>
          <w:color w:val="6AA84F"/>
        </w:rPr>
        <w:t xml:space="preserve"> and performance using 6 different clustering metrics. </w:t>
      </w:r>
      <w:del w:id="22" w:author="Raul Cristian Muresan" w:date="2022-07-28T10:20:00Z">
        <w:r w:rsidDel="0069134F">
          <w:rPr>
            <w:color w:val="6AA84F"/>
          </w:rPr>
          <w:delText>A</w:delText>
        </w:r>
      </w:del>
      <w:ins w:id="23" w:author="Raul Cristian Muresan" w:date="2022-07-28T10:20:00Z">
        <w:r w:rsidR="0069134F">
          <w:rPr>
            <w:color w:val="6AA84F"/>
          </w:rPr>
          <w:t xml:space="preserve">Some of these evaluations </w:t>
        </w:r>
      </w:ins>
      <w:del w:id="24" w:author="Raul Cristian Muresan" w:date="2022-07-28T10:20:00Z">
        <w:r w:rsidDel="0069134F">
          <w:rPr>
            <w:color w:val="6AA84F"/>
          </w:rPr>
          <w:delText xml:space="preserve"> part of these could</w:delText>
        </w:r>
      </w:del>
      <w:ins w:id="25" w:author="Raul Cristian Muresan" w:date="2022-07-28T10:20:00Z">
        <w:r w:rsidR="0069134F">
          <w:rPr>
            <w:color w:val="6AA84F"/>
          </w:rPr>
          <w:t>c</w:t>
        </w:r>
      </w:ins>
      <w:ins w:id="26" w:author="Raul Cristian Muresan" w:date="2022-07-28T10:21:00Z">
        <w:r w:rsidR="0069134F">
          <w:rPr>
            <w:color w:val="6AA84F"/>
          </w:rPr>
          <w:t>ould</w:t>
        </w:r>
      </w:ins>
      <w:r>
        <w:rPr>
          <w:color w:val="6AA84F"/>
        </w:rPr>
        <w:t xml:space="preserve"> be found in the annex. In the restructured manuscript we </w:t>
      </w:r>
      <w:ins w:id="27" w:author="Raul Cristian Muresan" w:date="2022-07-28T10:21:00Z">
        <w:r w:rsidR="0069134F">
          <w:rPr>
            <w:color w:val="6AA84F"/>
          </w:rPr>
          <w:t xml:space="preserve">now </w:t>
        </w:r>
      </w:ins>
      <w:r>
        <w:rPr>
          <w:color w:val="6AA84F"/>
        </w:rPr>
        <w:t xml:space="preserve">shifted the content in order to illustrate more easily how extensive the evaluation is. </w:t>
      </w:r>
    </w:p>
    <w:p w14:paraId="0000000E" w14:textId="77777777" w:rsidR="0066058D" w:rsidRDefault="0066058D"/>
    <w:p w14:paraId="0000000F" w14:textId="77777777" w:rsidR="0066058D" w:rsidRDefault="00000000">
      <w:pPr>
        <w:rPr>
          <w:color w:val="FF0000"/>
        </w:rPr>
      </w:pPr>
      <w:r>
        <w:rPr>
          <w:color w:val="FF0000"/>
        </w:rPr>
        <w:t>3)As far as I know, there are already a lot of works related to the clustering algorithm. It is suggested to add the discussion in Section I or II:</w:t>
      </w:r>
    </w:p>
    <w:p w14:paraId="00000010" w14:textId="77777777" w:rsidR="0066058D" w:rsidRDefault="0066058D">
      <w:pPr>
        <w:rPr>
          <w:color w:val="FF0000"/>
        </w:rPr>
      </w:pPr>
    </w:p>
    <w:p w14:paraId="00000011" w14:textId="77777777" w:rsidR="0066058D" w:rsidRDefault="00000000">
      <w:pPr>
        <w:rPr>
          <w:color w:val="FF0000"/>
        </w:rPr>
      </w:pPr>
      <w:r>
        <w:rPr>
          <w:color w:val="FF0000"/>
        </w:rPr>
        <w:t>------"Deviation-Sparse Fuzzy C-Means With Neighbor Information Constraint," IEEE Transactions on Fuzzy Systems, 2019.</w:t>
      </w:r>
    </w:p>
    <w:p w14:paraId="00000012" w14:textId="77777777" w:rsidR="0066058D" w:rsidRDefault="00000000">
      <w:pPr>
        <w:rPr>
          <w:color w:val="FF0000"/>
        </w:rPr>
      </w:pPr>
      <w:r>
        <w:rPr>
          <w:color w:val="FF0000"/>
        </w:rPr>
        <w:t>------"Fuzzy C-Means Clustering Through SSIM and Patch for Image Segmentation," Applied Soft Computing, 2020.</w:t>
      </w:r>
    </w:p>
    <w:p w14:paraId="5AE2CC4F" w14:textId="77777777" w:rsidR="00F859DE" w:rsidRDefault="00F859DE">
      <w:pPr>
        <w:rPr>
          <w:ins w:id="28" w:author="Raul Cristian Muresan" w:date="2022-07-28T10:21:00Z"/>
          <w:color w:val="6AA84F"/>
        </w:rPr>
      </w:pPr>
    </w:p>
    <w:p w14:paraId="00000013" w14:textId="59CE2035" w:rsidR="0066058D" w:rsidRDefault="00000000">
      <w:pPr>
        <w:rPr>
          <w:color w:val="6AA84F"/>
        </w:rPr>
      </w:pPr>
      <w:r>
        <w:rPr>
          <w:color w:val="6AA84F"/>
        </w:rPr>
        <w:t xml:space="preserve">We have read the </w:t>
      </w:r>
      <w:del w:id="29" w:author="Raul Cristian Muresan" w:date="2022-07-28T10:21:00Z">
        <w:r w:rsidDel="00F859DE">
          <w:rPr>
            <w:color w:val="6AA84F"/>
          </w:rPr>
          <w:delText xml:space="preserve">cited </w:delText>
        </w:r>
      </w:del>
      <w:r>
        <w:rPr>
          <w:color w:val="6AA84F"/>
        </w:rPr>
        <w:t>work</w:t>
      </w:r>
      <w:ins w:id="30" w:author="Raul Cristian Muresan" w:date="2022-07-28T10:21:00Z">
        <w:r w:rsidR="00F859DE">
          <w:rPr>
            <w:color w:val="6AA84F"/>
          </w:rPr>
          <w:t xml:space="preserve"> men</w:t>
        </w:r>
      </w:ins>
      <w:ins w:id="31" w:author="Raul Cristian Muresan" w:date="2022-07-28T10:22:00Z">
        <w:r w:rsidR="00F859DE">
          <w:rPr>
            <w:color w:val="6AA84F"/>
          </w:rPr>
          <w:t xml:space="preserve">tioned by the reviewer </w:t>
        </w:r>
      </w:ins>
      <w:del w:id="32" w:author="Raul Cristian Muresan" w:date="2022-07-28T10:22:00Z">
        <w:r w:rsidDel="00F859DE">
          <w:rPr>
            <w:color w:val="6AA84F"/>
          </w:rPr>
          <w:delText>,</w:delText>
        </w:r>
      </w:del>
      <w:ins w:id="33" w:author="Raul Cristian Muresan" w:date="2022-07-28T10:22:00Z">
        <w:r w:rsidR="00F859DE">
          <w:rPr>
            <w:color w:val="6AA84F"/>
          </w:rPr>
          <w:t>and</w:t>
        </w:r>
      </w:ins>
      <w:r>
        <w:rPr>
          <w:color w:val="6AA84F"/>
        </w:rPr>
        <w:t xml:space="preserve"> </w:t>
      </w:r>
      <w:del w:id="34" w:author="Raul Cristian Muresan" w:date="2022-07-28T10:22:00Z">
        <w:r w:rsidDel="00F859DE">
          <w:rPr>
            <w:color w:val="6AA84F"/>
          </w:rPr>
          <w:delText xml:space="preserve">we have </w:delText>
        </w:r>
      </w:del>
      <w:r>
        <w:rPr>
          <w:color w:val="6AA84F"/>
        </w:rPr>
        <w:t>implemented Fuzzy C-Means</w:t>
      </w:r>
      <w:ins w:id="35" w:author="Raul Cristian Muresan" w:date="2022-07-28T10:22:00Z">
        <w:r w:rsidR="00F859DE">
          <w:rPr>
            <w:color w:val="6AA84F"/>
          </w:rPr>
          <w:t>. This method was now</w:t>
        </w:r>
      </w:ins>
      <w:r>
        <w:rPr>
          <w:color w:val="6AA84F"/>
        </w:rPr>
        <w:t xml:space="preserve"> </w:t>
      </w:r>
      <w:del w:id="36" w:author="Raul Cristian Muresan" w:date="2022-07-28T10:22:00Z">
        <w:r w:rsidDel="00F859DE">
          <w:rPr>
            <w:color w:val="6AA84F"/>
          </w:rPr>
          <w:delText xml:space="preserve">and </w:delText>
        </w:r>
      </w:del>
      <w:r>
        <w:rPr>
          <w:color w:val="6AA84F"/>
        </w:rPr>
        <w:t xml:space="preserve">added </w:t>
      </w:r>
      <w:del w:id="37" w:author="Raul Cristian Muresan" w:date="2022-07-28T10:22:00Z">
        <w:r w:rsidDel="00F859DE">
          <w:rPr>
            <w:color w:val="6AA84F"/>
          </w:rPr>
          <w:delText xml:space="preserve">it </w:delText>
        </w:r>
      </w:del>
      <w:r>
        <w:rPr>
          <w:color w:val="6AA84F"/>
        </w:rPr>
        <w:t xml:space="preserve">in </w:t>
      </w:r>
      <w:del w:id="38" w:author="Raul Cristian Muresan" w:date="2022-07-28T10:21:00Z">
        <w:r w:rsidDel="00F859DE">
          <w:rPr>
            <w:color w:val="6AA84F"/>
          </w:rPr>
          <w:delText xml:space="preserve">our </w:delText>
        </w:r>
      </w:del>
      <w:ins w:id="39" w:author="Raul Cristian Muresan" w:date="2022-07-28T10:21:00Z">
        <w:r w:rsidR="00F859DE">
          <w:rPr>
            <w:color w:val="6AA84F"/>
          </w:rPr>
          <w:t xml:space="preserve">the </w:t>
        </w:r>
      </w:ins>
      <w:r>
        <w:rPr>
          <w:color w:val="6AA84F"/>
        </w:rPr>
        <w:t>evaluation of performance</w:t>
      </w:r>
      <w:ins w:id="40" w:author="Raul Cristian Muresan" w:date="2022-07-28T10:22:00Z">
        <w:r w:rsidR="00F859DE">
          <w:rPr>
            <w:color w:val="6AA84F"/>
          </w:rPr>
          <w:t xml:space="preserve"> and compared with our clustering technique</w:t>
        </w:r>
      </w:ins>
      <w:r>
        <w:rPr>
          <w:color w:val="6AA84F"/>
        </w:rPr>
        <w:t>.</w:t>
      </w:r>
      <w:del w:id="41" w:author="Raul Cristian Muresan" w:date="2022-07-28T10:22:00Z">
        <w:r w:rsidDel="00F859DE">
          <w:rPr>
            <w:color w:val="6AA84F"/>
          </w:rPr>
          <w:delText xml:space="preserve"> </w:delText>
        </w:r>
      </w:del>
    </w:p>
    <w:p w14:paraId="00000014" w14:textId="77777777" w:rsidR="0066058D" w:rsidRDefault="0066058D"/>
    <w:p w14:paraId="00000015" w14:textId="77777777" w:rsidR="0066058D" w:rsidRDefault="00000000">
      <w:pPr>
        <w:rPr>
          <w:color w:val="FF0000"/>
        </w:rPr>
      </w:pPr>
      <w:r>
        <w:rPr>
          <w:color w:val="FF0000"/>
        </w:rPr>
        <w:t>4)Of the two improved algorithms, which improved better?</w:t>
      </w:r>
    </w:p>
    <w:p w14:paraId="12663B5A" w14:textId="77777777" w:rsidR="00D37BC1" w:rsidRDefault="00D37BC1">
      <w:pPr>
        <w:rPr>
          <w:ins w:id="42" w:author="Raul Cristian Muresan" w:date="2022-07-28T10:22:00Z"/>
          <w:color w:val="6AA84F"/>
        </w:rPr>
      </w:pPr>
    </w:p>
    <w:p w14:paraId="00000016" w14:textId="387E5F0F" w:rsidR="0066058D" w:rsidRDefault="00000000">
      <w:pPr>
        <w:rPr>
          <w:color w:val="6AA84F"/>
        </w:rPr>
      </w:pPr>
      <w:del w:id="43" w:author="Raul Cristian Muresan" w:date="2022-07-28T10:23:00Z">
        <w:r w:rsidDel="00D37BC1">
          <w:rPr>
            <w:color w:val="6AA84F"/>
          </w:rPr>
          <w:delText>Unfortunately, i</w:delText>
        </w:r>
      </w:del>
      <w:ins w:id="44" w:author="Raul Cristian Muresan" w:date="2022-07-28T10:23:00Z">
        <w:r w:rsidR="00D37BC1">
          <w:rPr>
            <w:color w:val="6AA84F"/>
          </w:rPr>
          <w:t>I</w:t>
        </w:r>
      </w:ins>
      <w:r>
        <w:rPr>
          <w:color w:val="6AA84F"/>
        </w:rPr>
        <w:t xml:space="preserve">n our </w:t>
      </w:r>
      <w:ins w:id="45" w:author="Raul Cristian Muresan" w:date="2022-07-28T10:23:00Z">
        <w:r w:rsidR="00D37BC1">
          <w:rPr>
            <w:color w:val="6AA84F"/>
          </w:rPr>
          <w:t xml:space="preserve">initial </w:t>
        </w:r>
      </w:ins>
      <w:r>
        <w:rPr>
          <w:color w:val="6AA84F"/>
        </w:rPr>
        <w:t xml:space="preserve">presentation we were </w:t>
      </w:r>
      <w:ins w:id="46" w:author="Raul Cristian Muresan" w:date="2022-07-28T10:23:00Z">
        <w:r w:rsidR="00D37BC1">
          <w:rPr>
            <w:color w:val="6AA84F"/>
          </w:rPr>
          <w:t xml:space="preserve">perhaps </w:t>
        </w:r>
      </w:ins>
      <w:r>
        <w:rPr>
          <w:color w:val="6AA84F"/>
        </w:rPr>
        <w:t xml:space="preserve">unclear </w:t>
      </w:r>
      <w:del w:id="47" w:author="Raul Cristian Muresan" w:date="2022-07-28T10:23:00Z">
        <w:r w:rsidDel="00D37BC1">
          <w:rPr>
            <w:color w:val="6AA84F"/>
          </w:rPr>
          <w:delText xml:space="preserve">of </w:delText>
        </w:r>
      </w:del>
      <w:ins w:id="48" w:author="Raul Cristian Muresan" w:date="2022-07-28T10:23:00Z">
        <w:r w:rsidR="00D37BC1">
          <w:rPr>
            <w:color w:val="6AA84F"/>
          </w:rPr>
          <w:t>about</w:t>
        </w:r>
        <w:r w:rsidR="00D37BC1">
          <w:rPr>
            <w:color w:val="6AA84F"/>
          </w:rPr>
          <w:t xml:space="preserve"> </w:t>
        </w:r>
      </w:ins>
      <w:r>
        <w:rPr>
          <w:color w:val="6AA84F"/>
        </w:rPr>
        <w:t xml:space="preserve">the nature of these improvements. The two improvements are intended to work together, as a whole, since they are not </w:t>
      </w:r>
      <w:r>
        <w:rPr>
          <w:color w:val="6AA84F"/>
        </w:rPr>
        <w:lastRenderedPageBreak/>
        <w:t xml:space="preserve">mutually exclusive. In </w:t>
      </w:r>
      <w:del w:id="49" w:author="Raul Cristian Muresan" w:date="2022-07-28T10:23:00Z">
        <w:r w:rsidDel="00D37BC1">
          <w:rPr>
            <w:color w:val="6AA84F"/>
          </w:rPr>
          <w:delText xml:space="preserve">our </w:delText>
        </w:r>
      </w:del>
      <w:ins w:id="50" w:author="Raul Cristian Muresan" w:date="2022-07-28T10:23:00Z">
        <w:r w:rsidR="00D37BC1">
          <w:rPr>
            <w:color w:val="6AA84F"/>
          </w:rPr>
          <w:t>the</w:t>
        </w:r>
        <w:r w:rsidR="00D37BC1">
          <w:rPr>
            <w:color w:val="6AA84F"/>
          </w:rPr>
          <w:t xml:space="preserve"> </w:t>
        </w:r>
      </w:ins>
      <w:r>
        <w:rPr>
          <w:color w:val="6AA84F"/>
        </w:rPr>
        <w:t>revised manuscript</w:t>
      </w:r>
      <w:del w:id="51" w:author="Raul Cristian Muresan" w:date="2022-07-28T10:23:00Z">
        <w:r w:rsidDel="00D37BC1">
          <w:rPr>
            <w:color w:val="6AA84F"/>
          </w:rPr>
          <w:delText>,</w:delText>
        </w:r>
      </w:del>
      <w:r>
        <w:rPr>
          <w:color w:val="6AA84F"/>
        </w:rPr>
        <w:t xml:space="preserve"> we have addressed this issue and added the necessary </w:t>
      </w:r>
      <w:commentRangeStart w:id="52"/>
      <w:r>
        <w:rPr>
          <w:color w:val="6AA84F"/>
        </w:rPr>
        <w:t>explanations</w:t>
      </w:r>
      <w:commentRangeEnd w:id="52"/>
      <w:r w:rsidR="00A54096">
        <w:rPr>
          <w:rStyle w:val="CommentReference"/>
        </w:rPr>
        <w:commentReference w:id="52"/>
      </w:r>
      <w:r>
        <w:rPr>
          <w:color w:val="6AA84F"/>
        </w:rPr>
        <w:t xml:space="preserve">. For additional clarity, we have added </w:t>
      </w:r>
      <w:del w:id="53" w:author="Raul Cristian Muresan" w:date="2022-07-28T10:23:00Z">
        <w:r w:rsidDel="00D37BC1">
          <w:rPr>
            <w:color w:val="6AA84F"/>
          </w:rPr>
          <w:delText xml:space="preserve">only </w:delText>
        </w:r>
      </w:del>
      <w:r>
        <w:rPr>
          <w:color w:val="6AA84F"/>
        </w:rPr>
        <w:t>the evaluation of the two improvements combined.</w:t>
      </w:r>
      <w:del w:id="54" w:author="Raul Cristian Muresan" w:date="2022-07-28T10:23:00Z">
        <w:r w:rsidDel="007C15C7">
          <w:rPr>
            <w:color w:val="6AA84F"/>
          </w:rPr>
          <w:delText xml:space="preserve"> </w:delText>
        </w:r>
      </w:del>
    </w:p>
    <w:p w14:paraId="00000017" w14:textId="77777777" w:rsidR="0066058D" w:rsidRDefault="0066058D"/>
    <w:p w14:paraId="00000018" w14:textId="77777777" w:rsidR="0066058D" w:rsidRDefault="00000000">
      <w:pPr>
        <w:rPr>
          <w:color w:val="FF0000"/>
        </w:rPr>
      </w:pPr>
      <w:r>
        <w:rPr>
          <w:color w:val="FF0000"/>
        </w:rPr>
        <w:t>5)In Table IV and V, why do the authors only discuss ISBM2?</w:t>
      </w:r>
    </w:p>
    <w:p w14:paraId="231E97F8" w14:textId="77777777" w:rsidR="00DF589E" w:rsidRDefault="00DF589E">
      <w:pPr>
        <w:rPr>
          <w:ins w:id="55" w:author="Raul Cristian Muresan" w:date="2022-07-28T11:04:00Z"/>
          <w:color w:val="6AA84F"/>
        </w:rPr>
      </w:pPr>
    </w:p>
    <w:p w14:paraId="00000019" w14:textId="22B0198E" w:rsidR="0066058D" w:rsidRDefault="00000000">
      <w:pPr>
        <w:rPr>
          <w:color w:val="6AA84F"/>
        </w:rPr>
      </w:pPr>
      <w:r>
        <w:rPr>
          <w:color w:val="6AA84F"/>
        </w:rPr>
        <w:t xml:space="preserve">As per the previous comment, our </w:t>
      </w:r>
      <w:ins w:id="56" w:author="Raul Cristian Muresan" w:date="2022-07-28T11:04:00Z">
        <w:r w:rsidR="00DF589E">
          <w:rPr>
            <w:color w:val="6AA84F"/>
          </w:rPr>
          <w:t xml:space="preserve">previous </w:t>
        </w:r>
      </w:ins>
      <w:r>
        <w:rPr>
          <w:color w:val="6AA84F"/>
        </w:rPr>
        <w:t xml:space="preserve">explanations were unclear. In the updated manuscript, we </w:t>
      </w:r>
      <w:ins w:id="57" w:author="Raul Cristian Muresan" w:date="2022-07-28T11:05:00Z">
        <w:r w:rsidR="00DF589E">
          <w:rPr>
            <w:color w:val="6AA84F"/>
          </w:rPr>
          <w:t xml:space="preserve">now </w:t>
        </w:r>
      </w:ins>
      <w:r>
        <w:rPr>
          <w:color w:val="6AA84F"/>
        </w:rPr>
        <w:t xml:space="preserve">thoroughly define the essence of the improvements. Moreover, we have updated the tables in order to include only the evaluation of the improvements as a single entity to further increase </w:t>
      </w:r>
      <w:del w:id="58" w:author="Raul Cristian Muresan" w:date="2022-07-28T11:05:00Z">
        <w:r w:rsidDel="00084568">
          <w:rPr>
            <w:color w:val="6AA84F"/>
          </w:rPr>
          <w:delText>apprehension</w:delText>
        </w:r>
      </w:del>
      <w:ins w:id="59" w:author="Raul Cristian Muresan" w:date="2022-07-28T11:05:00Z">
        <w:r w:rsidR="00084568">
          <w:rPr>
            <w:color w:val="6AA84F"/>
          </w:rPr>
          <w:t>clarity</w:t>
        </w:r>
      </w:ins>
      <w:r>
        <w:rPr>
          <w:color w:val="6AA84F"/>
        </w:rPr>
        <w:t>.</w:t>
      </w:r>
      <w:del w:id="60" w:author="Raul Cristian Muresan" w:date="2022-07-28T11:04:00Z">
        <w:r w:rsidDel="00D5666C">
          <w:rPr>
            <w:color w:val="6AA84F"/>
          </w:rPr>
          <w:delText xml:space="preserve"> </w:delText>
        </w:r>
      </w:del>
    </w:p>
    <w:p w14:paraId="0000001A" w14:textId="5CC21D6F" w:rsidR="0066058D" w:rsidRDefault="0066058D">
      <w:pPr>
        <w:rPr>
          <w:ins w:id="61" w:author="Raul Cristian Muresan" w:date="2022-07-28T11:04:00Z"/>
        </w:rPr>
      </w:pPr>
    </w:p>
    <w:p w14:paraId="1DF007B7" w14:textId="1C092E9A" w:rsidR="00D5666C" w:rsidRDefault="00D5666C">
      <w:pPr>
        <w:rPr>
          <w:ins w:id="62" w:author="Raul Cristian Muresan" w:date="2022-07-28T11:04:00Z"/>
        </w:rPr>
      </w:pPr>
    </w:p>
    <w:p w14:paraId="274D873D" w14:textId="77777777" w:rsidR="00D5666C" w:rsidRDefault="00D5666C"/>
    <w:p w14:paraId="0000001B" w14:textId="13B92455" w:rsidR="0066058D" w:rsidRDefault="00000000">
      <w:pPr>
        <w:rPr>
          <w:ins w:id="63" w:author="Raul Cristian Muresan" w:date="2022-07-28T11:04:00Z"/>
        </w:rPr>
      </w:pPr>
      <w:r>
        <w:t>Reviewer #3: This manuscript presents an improved Space Breakdown Method (SBM) that the initial array structure was substituted with a graph structure and the number of partitions has been made feature-dependent. The work certainly has merit and importance, however, there are still some disadvantages.</w:t>
      </w:r>
    </w:p>
    <w:p w14:paraId="40B37F8F" w14:textId="77777777" w:rsidR="00D5666C" w:rsidRDefault="00D5666C"/>
    <w:p w14:paraId="0000001C" w14:textId="5AFBDB3F" w:rsidR="0066058D" w:rsidRDefault="00000000">
      <w:pPr>
        <w:rPr>
          <w:ins w:id="64" w:author="Raul Cristian Muresan" w:date="2022-07-28T11:04:00Z"/>
          <w:color w:val="FF0000"/>
        </w:rPr>
      </w:pPr>
      <w:r>
        <w:rPr>
          <w:color w:val="FF0000"/>
        </w:rPr>
        <w:t>1. The authors use graph structure instead of the original data structure, however, only nodes are introduced and those of edges are lack. The edges are very important which means a distance measure between two points and is the basis of clustering.</w:t>
      </w:r>
    </w:p>
    <w:p w14:paraId="0B16E2CC" w14:textId="77777777" w:rsidR="00D5666C" w:rsidRDefault="00D5666C">
      <w:pPr>
        <w:rPr>
          <w:color w:val="FF0000"/>
        </w:rPr>
      </w:pPr>
    </w:p>
    <w:p w14:paraId="4569A6AC" w14:textId="77777777" w:rsidR="00B860E9" w:rsidRDefault="00000000" w:rsidP="00F17886">
      <w:pPr>
        <w:rPr>
          <w:ins w:id="65" w:author="Raul Cristian Muresan" w:date="2022-07-28T11:09:00Z"/>
          <w:color w:val="6AA84F"/>
        </w:rPr>
      </w:pPr>
      <w:r>
        <w:rPr>
          <w:color w:val="6AA84F"/>
        </w:rPr>
        <w:t>We thank the reviewer for pointing this out. Indeed, our explanations in this department were lacking. As the transition was made from an array structure to that of a graph, we have defined neighbours as only the immediate</w:t>
      </w:r>
      <w:ins w:id="66" w:author="Raul Cristian Muresan" w:date="2022-07-28T11:06:00Z">
        <w:r w:rsidR="001B2978">
          <w:rPr>
            <w:color w:val="6AA84F"/>
          </w:rPr>
          <w:t xml:space="preserve"> ones</w:t>
        </w:r>
      </w:ins>
      <w:r>
        <w:rPr>
          <w:color w:val="6AA84F"/>
        </w:rPr>
        <w:t xml:space="preserve">. Thus, (0,0) is a neighbour of (0,1), (1, 0) and (1, 1). When translating the algorithm to the graph structure, we have used this same neighbourhood. </w:t>
      </w:r>
    </w:p>
    <w:p w14:paraId="1CC33F7D" w14:textId="77777777" w:rsidR="00B860E9" w:rsidRDefault="00B860E9" w:rsidP="00F17886">
      <w:pPr>
        <w:rPr>
          <w:ins w:id="67" w:author="Raul Cristian Muresan" w:date="2022-07-28T11:09:00Z"/>
          <w:color w:val="6AA84F"/>
        </w:rPr>
      </w:pPr>
    </w:p>
    <w:p w14:paraId="7B64FB55" w14:textId="77777777" w:rsidR="00B860E9" w:rsidRDefault="00F17886" w:rsidP="00F17886">
      <w:pPr>
        <w:rPr>
          <w:ins w:id="68" w:author="Raul Cristian Muresan" w:date="2022-07-28T11:09:00Z"/>
          <w:color w:val="6AA84F"/>
        </w:rPr>
      </w:pPr>
      <w:ins w:id="69" w:author="Raul Cristian Muresan" w:date="2022-07-28T11:06:00Z">
        <w:r>
          <w:rPr>
            <w:color w:val="6AA84F"/>
          </w:rPr>
          <w:t xml:space="preserve">In the current version of the algorithm, </w:t>
        </w:r>
      </w:ins>
      <w:del w:id="70" w:author="Raul Cristian Muresan" w:date="2022-07-28T11:06:00Z">
        <w:r w:rsidR="00000000" w:rsidDel="00F17886">
          <w:rPr>
            <w:color w:val="6AA84F"/>
          </w:rPr>
          <w:delText>T</w:delText>
        </w:r>
      </w:del>
      <w:ins w:id="71" w:author="Raul Cristian Muresan" w:date="2022-07-28T11:06:00Z">
        <w:r>
          <w:rPr>
            <w:color w:val="6AA84F"/>
          </w:rPr>
          <w:t>t</w:t>
        </w:r>
      </w:ins>
      <w:r w:rsidR="00000000">
        <w:rPr>
          <w:color w:val="6AA84F"/>
        </w:rPr>
        <w:t xml:space="preserve">he edges are rather simple, </w:t>
      </w:r>
      <w:del w:id="72" w:author="Raul Cristian Muresan" w:date="2022-07-28T11:06:00Z">
        <w:r w:rsidR="00000000" w:rsidDel="00F17886">
          <w:rPr>
            <w:color w:val="6AA84F"/>
          </w:rPr>
          <w:delText>they hold</w:delText>
        </w:r>
      </w:del>
      <w:ins w:id="73" w:author="Raul Cristian Muresan" w:date="2022-07-28T11:06:00Z">
        <w:r>
          <w:rPr>
            <w:color w:val="6AA84F"/>
          </w:rPr>
          <w:t>having</w:t>
        </w:r>
      </w:ins>
      <w:r w:rsidR="00000000">
        <w:rPr>
          <w:color w:val="6AA84F"/>
        </w:rPr>
        <w:t xml:space="preserve"> no </w:t>
      </w:r>
      <w:ins w:id="74" w:author="Raul Cristian Muresan" w:date="2022-07-28T11:06:00Z">
        <w:r>
          <w:rPr>
            <w:color w:val="6AA84F"/>
          </w:rPr>
          <w:t xml:space="preserve">associated </w:t>
        </w:r>
      </w:ins>
      <w:r w:rsidR="00000000">
        <w:rPr>
          <w:color w:val="6AA84F"/>
        </w:rPr>
        <w:t>weights</w:t>
      </w:r>
      <w:ins w:id="75" w:author="Raul Cristian Muresan" w:date="2022-07-28T11:06:00Z">
        <w:r>
          <w:rPr>
            <w:color w:val="6AA84F"/>
          </w:rPr>
          <w:t xml:space="preserve"> (i.e., all weights are 1). Thus, </w:t>
        </w:r>
      </w:ins>
      <w:ins w:id="76" w:author="Raul Cristian Muresan" w:date="2022-07-28T11:07:00Z">
        <w:r>
          <w:rPr>
            <w:color w:val="6AA84F"/>
          </w:rPr>
          <w:t xml:space="preserve">presently edges are used simply to indicate information about neighbours (who is connected to who). </w:t>
        </w:r>
      </w:ins>
      <w:del w:id="77" w:author="Raul Cristian Muresan" w:date="2022-07-28T11:07:00Z">
        <w:r w:rsidR="00000000" w:rsidDel="00F17886">
          <w:rPr>
            <w:color w:val="6AA84F"/>
          </w:rPr>
          <w:delText xml:space="preserve">, the only information edges add, is that of neighbours. </w:delText>
        </w:r>
      </w:del>
      <w:r w:rsidR="00000000">
        <w:rPr>
          <w:color w:val="6AA84F"/>
        </w:rPr>
        <w:t xml:space="preserve">We have </w:t>
      </w:r>
      <w:ins w:id="78" w:author="Raul Cristian Muresan" w:date="2022-07-28T11:07:00Z">
        <w:r>
          <w:rPr>
            <w:color w:val="6AA84F"/>
          </w:rPr>
          <w:t xml:space="preserve">now </w:t>
        </w:r>
      </w:ins>
      <w:r w:rsidR="00000000">
        <w:rPr>
          <w:color w:val="6AA84F"/>
        </w:rPr>
        <w:t xml:space="preserve">made sure to explain </w:t>
      </w:r>
      <w:del w:id="79" w:author="Raul Cristian Muresan" w:date="2022-07-28T11:07:00Z">
        <w:r w:rsidR="00000000" w:rsidDel="00F17886">
          <w:rPr>
            <w:color w:val="6AA84F"/>
          </w:rPr>
          <w:delText xml:space="preserve">it </w:delText>
        </w:r>
      </w:del>
      <w:ins w:id="80" w:author="Raul Cristian Muresan" w:date="2022-07-28T11:07:00Z">
        <w:r>
          <w:rPr>
            <w:color w:val="6AA84F"/>
          </w:rPr>
          <w:t>this</w:t>
        </w:r>
        <w:r>
          <w:rPr>
            <w:color w:val="6AA84F"/>
          </w:rPr>
          <w:t xml:space="preserve"> </w:t>
        </w:r>
      </w:ins>
      <w:r w:rsidR="00000000">
        <w:rPr>
          <w:color w:val="6AA84F"/>
        </w:rPr>
        <w:t xml:space="preserve">thoroughly in the updated manuscript. </w:t>
      </w:r>
    </w:p>
    <w:p w14:paraId="7BCE0D4E" w14:textId="77777777" w:rsidR="00B860E9" w:rsidRDefault="00B860E9" w:rsidP="00F17886">
      <w:pPr>
        <w:rPr>
          <w:ins w:id="81" w:author="Raul Cristian Muresan" w:date="2022-07-28T11:09:00Z"/>
          <w:color w:val="6AA84F"/>
        </w:rPr>
      </w:pPr>
    </w:p>
    <w:p w14:paraId="0000001D" w14:textId="1D05DC9C" w:rsidR="0066058D" w:rsidRDefault="00907099" w:rsidP="00F17886">
      <w:pPr>
        <w:rPr>
          <w:color w:val="6AA84F"/>
        </w:rPr>
      </w:pPr>
      <w:ins w:id="82" w:author="Raul Cristian Muresan" w:date="2022-07-28T11:07:00Z">
        <w:r>
          <w:rPr>
            <w:color w:val="6AA84F"/>
          </w:rPr>
          <w:t>However, we thank the reviewer for the insightful</w:t>
        </w:r>
      </w:ins>
      <w:ins w:id="83" w:author="Raul Cristian Muresan" w:date="2022-07-28T11:08:00Z">
        <w:r>
          <w:rPr>
            <w:color w:val="6AA84F"/>
          </w:rPr>
          <w:t xml:space="preserve"> comment. Indeed, </w:t>
        </w:r>
      </w:ins>
      <w:del w:id="84" w:author="Raul Cristian Muresan" w:date="2022-07-28T11:08:00Z">
        <w:r w:rsidR="00000000" w:rsidDel="00907099">
          <w:rPr>
            <w:color w:val="6AA84F"/>
          </w:rPr>
          <w:delText>A</w:delText>
        </w:r>
      </w:del>
      <w:ins w:id="85" w:author="Raul Cristian Muresan" w:date="2022-07-28T11:08:00Z">
        <w:r>
          <w:rPr>
            <w:color w:val="6AA84F"/>
          </w:rPr>
          <w:t>a</w:t>
        </w:r>
      </w:ins>
      <w:r w:rsidR="00000000">
        <w:rPr>
          <w:color w:val="6AA84F"/>
        </w:rPr>
        <w:t xml:space="preserve">n interesting </w:t>
      </w:r>
      <w:ins w:id="86" w:author="Raul Cristian Muresan" w:date="2022-07-28T11:08:00Z">
        <w:r>
          <w:rPr>
            <w:color w:val="6AA84F"/>
          </w:rPr>
          <w:t xml:space="preserve">future </w:t>
        </w:r>
      </w:ins>
      <w:r w:rsidR="00000000">
        <w:rPr>
          <w:color w:val="6AA84F"/>
        </w:rPr>
        <w:t xml:space="preserve">development, </w:t>
      </w:r>
      <w:del w:id="87" w:author="Raul Cristian Muresan" w:date="2022-07-28T11:08:00Z">
        <w:r w:rsidR="00000000" w:rsidDel="00907099">
          <w:rPr>
            <w:color w:val="6AA84F"/>
          </w:rPr>
          <w:delText>in further work, would</w:delText>
        </w:r>
      </w:del>
      <w:ins w:id="88" w:author="Raul Cristian Muresan" w:date="2022-07-28T11:08:00Z">
        <w:r>
          <w:rPr>
            <w:color w:val="6AA84F"/>
          </w:rPr>
          <w:t>will</w:t>
        </w:r>
      </w:ins>
      <w:r w:rsidR="00000000">
        <w:rPr>
          <w:color w:val="6AA84F"/>
        </w:rPr>
        <w:t xml:space="preserve"> be </w:t>
      </w:r>
      <w:del w:id="89" w:author="Raul Cristian Muresan" w:date="2022-07-28T11:08:00Z">
        <w:r w:rsidR="00000000" w:rsidDel="00907099">
          <w:rPr>
            <w:color w:val="6AA84F"/>
          </w:rPr>
          <w:delText xml:space="preserve">that </w:delText>
        </w:r>
      </w:del>
      <w:ins w:id="90" w:author="Raul Cristian Muresan" w:date="2022-07-28T11:08:00Z">
        <w:r>
          <w:rPr>
            <w:color w:val="6AA84F"/>
          </w:rPr>
          <w:t xml:space="preserve">to introduce </w:t>
        </w:r>
      </w:ins>
      <w:del w:id="91" w:author="Raul Cristian Muresan" w:date="2022-07-28T11:08:00Z">
        <w:r w:rsidR="00000000" w:rsidDel="00907099">
          <w:rPr>
            <w:color w:val="6AA84F"/>
          </w:rPr>
          <w:delText xml:space="preserve">of </w:delText>
        </w:r>
      </w:del>
      <w:r w:rsidR="00000000">
        <w:rPr>
          <w:color w:val="6AA84F"/>
        </w:rPr>
        <w:t xml:space="preserve">weighted edges and </w:t>
      </w:r>
      <w:del w:id="92" w:author="Raul Cristian Muresan" w:date="2022-07-28T11:08:00Z">
        <w:r w:rsidR="00000000" w:rsidDel="00907099">
          <w:rPr>
            <w:color w:val="6AA84F"/>
          </w:rPr>
          <w:delText xml:space="preserve">how </w:delText>
        </w:r>
      </w:del>
      <w:ins w:id="93" w:author="Raul Cristian Muresan" w:date="2022-07-28T11:08:00Z">
        <w:r>
          <w:rPr>
            <w:color w:val="6AA84F"/>
          </w:rPr>
          <w:t>to determine how</w:t>
        </w:r>
        <w:r>
          <w:rPr>
            <w:color w:val="6AA84F"/>
          </w:rPr>
          <w:t xml:space="preserve"> </w:t>
        </w:r>
      </w:ins>
      <w:r w:rsidR="00000000">
        <w:rPr>
          <w:color w:val="6AA84F"/>
        </w:rPr>
        <w:t xml:space="preserve">they </w:t>
      </w:r>
      <w:ins w:id="94" w:author="Raul Cristian Muresan" w:date="2022-07-28T11:08:00Z">
        <w:r>
          <w:rPr>
            <w:color w:val="6AA84F"/>
          </w:rPr>
          <w:t xml:space="preserve">could </w:t>
        </w:r>
      </w:ins>
      <w:r w:rsidR="00000000">
        <w:rPr>
          <w:color w:val="6AA84F"/>
        </w:rPr>
        <w:t xml:space="preserve">influence </w:t>
      </w:r>
      <w:del w:id="95" w:author="Raul Cristian Muresan" w:date="2022-07-28T11:09:00Z">
        <w:r w:rsidR="00000000" w:rsidDel="00B860E9">
          <w:rPr>
            <w:color w:val="6AA84F"/>
          </w:rPr>
          <w:delText xml:space="preserve">the </w:delText>
        </w:r>
      </w:del>
      <w:r w:rsidR="00000000">
        <w:rPr>
          <w:color w:val="6AA84F"/>
        </w:rPr>
        <w:t xml:space="preserve">performance. </w:t>
      </w:r>
      <w:ins w:id="96" w:author="Raul Cristian Muresan" w:date="2022-07-28T11:08:00Z">
        <w:r w:rsidR="00DF774C">
          <w:rPr>
            <w:color w:val="6AA84F"/>
          </w:rPr>
          <w:t xml:space="preserve">With the permission of the reviewer, we would like to defer this </w:t>
        </w:r>
      </w:ins>
      <w:ins w:id="97" w:author="Raul Cristian Muresan" w:date="2022-07-28T11:09:00Z">
        <w:r w:rsidR="00E11847">
          <w:rPr>
            <w:color w:val="6AA84F"/>
          </w:rPr>
          <w:t xml:space="preserve">further </w:t>
        </w:r>
        <w:r w:rsidR="008A11B8">
          <w:rPr>
            <w:color w:val="6AA84F"/>
          </w:rPr>
          <w:t xml:space="preserve">development </w:t>
        </w:r>
      </w:ins>
      <w:ins w:id="98" w:author="Raul Cristian Muresan" w:date="2022-07-28T11:08:00Z">
        <w:r w:rsidR="00DF774C">
          <w:rPr>
            <w:color w:val="6AA84F"/>
          </w:rPr>
          <w:t>to a future paper.</w:t>
        </w:r>
      </w:ins>
    </w:p>
    <w:p w14:paraId="0000001E" w14:textId="77777777" w:rsidR="0066058D" w:rsidRDefault="0066058D">
      <w:pPr>
        <w:rPr>
          <w:color w:val="6AA84F"/>
        </w:rPr>
      </w:pPr>
    </w:p>
    <w:p w14:paraId="0000001F" w14:textId="77777777" w:rsidR="0066058D" w:rsidRDefault="00000000">
      <w:pPr>
        <w:rPr>
          <w:color w:val="FF0000"/>
        </w:rPr>
      </w:pPr>
      <w:r>
        <w:rPr>
          <w:color w:val="FF0000"/>
        </w:rPr>
        <w:t>2. The manuscript stated that "A breadth-First Search (BFS) is applied on each centroid in order to expand the cluster to its neighbors. " How to decide a neighbor? Based on the Euclidean distance or others?</w:t>
      </w:r>
    </w:p>
    <w:p w14:paraId="0E229879" w14:textId="77777777" w:rsidR="006F2E2D" w:rsidRDefault="006F2E2D">
      <w:pPr>
        <w:rPr>
          <w:ins w:id="99" w:author="Raul Cristian Muresan" w:date="2022-07-28T11:10:00Z"/>
          <w:color w:val="6AA84F"/>
        </w:rPr>
      </w:pPr>
    </w:p>
    <w:p w14:paraId="00000020" w14:textId="29FAFAA8" w:rsidR="0066058D" w:rsidRDefault="00000000">
      <w:pPr>
        <w:rPr>
          <w:color w:val="6AA84F"/>
        </w:rPr>
      </w:pPr>
      <w:r>
        <w:rPr>
          <w:color w:val="6AA84F"/>
        </w:rPr>
        <w:t>We have included additional information to the explanations provided in the original manuscript. As mentioned in the previous comment, when transitioning to the graph structure, we have preserved the neighbouring system of the array by only adding edges between nodes that were neighbours in the array structure. Therefore, neighbours are the most proximal, or adjacent, nodes in the graph (cells in the array).</w:t>
      </w:r>
      <w:ins w:id="100" w:author="Raul Cristian Muresan" w:date="2022-07-28T11:10:00Z">
        <w:r w:rsidR="006F2E2D">
          <w:rPr>
            <w:color w:val="6AA84F"/>
          </w:rPr>
          <w:t xml:space="preserve"> See also the </w:t>
        </w:r>
        <w:r w:rsidR="006F2E2D" w:rsidRPr="006F2E2D">
          <w:rPr>
            <w:color w:val="6AA84F"/>
            <w:highlight w:val="yellow"/>
            <w:rPrChange w:id="101" w:author="Raul Cristian Muresan" w:date="2022-07-28T11:10:00Z">
              <w:rPr>
                <w:color w:val="6AA84F"/>
              </w:rPr>
            </w:rPrChange>
          </w:rPr>
          <w:t>updated Figure X??</w:t>
        </w:r>
      </w:ins>
    </w:p>
    <w:p w14:paraId="00000021" w14:textId="77777777" w:rsidR="0066058D" w:rsidRDefault="0066058D"/>
    <w:p w14:paraId="00000022" w14:textId="77777777" w:rsidR="0066058D" w:rsidRDefault="00000000">
      <w:pPr>
        <w:rPr>
          <w:color w:val="FF0000"/>
        </w:rPr>
      </w:pPr>
      <w:r>
        <w:rPr>
          <w:color w:val="FF0000"/>
        </w:rPr>
        <w:t>3. Sparse matrix format, storing non-zero elements with triples- (row, column, value), could also meet the requirements, which should be analyzed or compared. In fact, data point for kmeans clustering is also stored as above.</w:t>
      </w:r>
    </w:p>
    <w:p w14:paraId="66F791E4" w14:textId="77777777" w:rsidR="00CB52A1" w:rsidRDefault="00CB52A1">
      <w:pPr>
        <w:rPr>
          <w:ins w:id="102" w:author="Raul Cristian Muresan" w:date="2022-07-28T11:10:00Z"/>
          <w:color w:val="6AA84F"/>
        </w:rPr>
      </w:pPr>
    </w:p>
    <w:p w14:paraId="00000023" w14:textId="34922DE6" w:rsidR="0066058D" w:rsidRDefault="00000000">
      <w:commentRangeStart w:id="103"/>
      <w:r>
        <w:rPr>
          <w:color w:val="6AA84F"/>
        </w:rPr>
        <w:t>We would like to thank the reviewer for highlighting our lack of understandable explanations. The storing of non-zero elements - in the graph structure, nodes - is made within a dictionary, which is a generic-type hash table. The transition to this graph structure was made to reduce space and time complexity. Triples of (row, column, value) would not be suitable to the design of the algorithm and its particularities. As it divides the space and transforms it into a reduced (by number) form.</w:t>
      </w:r>
      <w:commentRangeEnd w:id="103"/>
      <w:r w:rsidR="003F4E31">
        <w:rPr>
          <w:rStyle w:val="CommentReference"/>
        </w:rPr>
        <w:commentReference w:id="103"/>
      </w:r>
      <w:r>
        <w:rPr>
          <w:color w:val="6AA84F"/>
        </w:rPr>
        <w:t xml:space="preserve"> </w:t>
      </w:r>
    </w:p>
    <w:p w14:paraId="00000024" w14:textId="77777777" w:rsidR="0066058D" w:rsidRDefault="0066058D"/>
    <w:p w14:paraId="00000025" w14:textId="77777777" w:rsidR="0066058D" w:rsidRDefault="00000000">
      <w:pPr>
        <w:rPr>
          <w:color w:val="FF0000"/>
        </w:rPr>
      </w:pPr>
      <w:r>
        <w:rPr>
          <w:color w:val="FF0000"/>
        </w:rPr>
        <w:t>4. I searched SBM on the internet and found less results on it, and thus, I suggest to provide a simple example to interpret it.</w:t>
      </w:r>
    </w:p>
    <w:p w14:paraId="5BC3F88C" w14:textId="77777777" w:rsidR="003F4E31" w:rsidRDefault="003F4E31">
      <w:pPr>
        <w:rPr>
          <w:ins w:id="104" w:author="Raul Cristian Muresan" w:date="2022-07-28T11:11:00Z"/>
          <w:color w:val="6AA84F"/>
        </w:rPr>
      </w:pPr>
    </w:p>
    <w:p w14:paraId="00000026" w14:textId="4E09746A" w:rsidR="0066058D" w:rsidRDefault="00000000">
      <w:pPr>
        <w:rPr>
          <w:color w:val="6AA84F"/>
        </w:rPr>
      </w:pPr>
      <w:r>
        <w:rPr>
          <w:color w:val="6AA84F"/>
        </w:rPr>
        <w:t>We would like to thank the reviewer for highlighting this issue. We realised that the exemplification illustrated in the first figure does not provide a transparent insight into the workings of the algorithm. Thus, we have modified the figure into a more intuitive form and added a whole paragraph explaining the flow of the steps of the algorithm.</w:t>
      </w:r>
    </w:p>
    <w:p w14:paraId="00000027" w14:textId="77777777" w:rsidR="0066058D" w:rsidRDefault="0066058D"/>
    <w:p w14:paraId="00000028" w14:textId="77777777" w:rsidR="0066058D" w:rsidRDefault="00000000">
      <w:pPr>
        <w:rPr>
          <w:color w:val="FF0000"/>
        </w:rPr>
      </w:pPr>
      <w:r>
        <w:rPr>
          <w:color w:val="FF0000"/>
        </w:rPr>
        <w:t>5. For the proposed experimental results, Kmeans is generally better than the proposed algorithm regarding running time and clustering accuracy. Why we need a substitute?</w:t>
      </w:r>
    </w:p>
    <w:p w14:paraId="3FDDB5D7" w14:textId="77777777" w:rsidR="003F4E31" w:rsidRDefault="003F4E31">
      <w:pPr>
        <w:rPr>
          <w:ins w:id="105" w:author="Raul Cristian Muresan" w:date="2022-07-28T11:12:00Z"/>
          <w:color w:val="6AA84F"/>
        </w:rPr>
      </w:pPr>
    </w:p>
    <w:p w14:paraId="00000029" w14:textId="3270C4B9" w:rsidR="0066058D" w:rsidRDefault="00000000">
      <w:pPr>
        <w:rPr>
          <w:color w:val="6AA84F"/>
        </w:rPr>
      </w:pPr>
      <w:r>
        <w:rPr>
          <w:color w:val="6AA84F"/>
        </w:rPr>
        <w:t xml:space="preserve">Several of the tables provide performance evaluation showing that K-Means does not actually provide a better clustering (in the updated manuscript, tables VII to XIII). In the original manuscript we also tried to highlight that the standard clustering evaluation metrics can give higher scores even though the clustering is worse. This is the reason for the proposed metric. We </w:t>
      </w:r>
      <w:ins w:id="106" w:author="Raul Cristian Muresan" w:date="2022-07-28T11:13:00Z">
        <w:r w:rsidR="00DA3F27">
          <w:rPr>
            <w:color w:val="6AA84F"/>
          </w:rPr>
          <w:t xml:space="preserve">now </w:t>
        </w:r>
      </w:ins>
      <w:r>
        <w:rPr>
          <w:color w:val="6AA84F"/>
        </w:rPr>
        <w:t xml:space="preserve">tried to emphasise that the </w:t>
      </w:r>
      <w:ins w:id="107" w:author="Raul Cristian Muresan" w:date="2022-07-28T11:13:00Z">
        <w:r w:rsidR="00DA3F27">
          <w:rPr>
            <w:color w:val="6AA84F"/>
          </w:rPr>
          <w:t xml:space="preserve">performance of the methods should be evaluated in the </w:t>
        </w:r>
      </w:ins>
      <w:r>
        <w:rPr>
          <w:color w:val="6AA84F"/>
        </w:rPr>
        <w:t xml:space="preserve">context </w:t>
      </w:r>
      <w:del w:id="108" w:author="Raul Cristian Muresan" w:date="2022-07-28T11:13:00Z">
        <w:r w:rsidDel="00DA3F27">
          <w:rPr>
            <w:color w:val="6AA84F"/>
          </w:rPr>
          <w:delText xml:space="preserve">is that </w:delText>
        </w:r>
      </w:del>
      <w:r>
        <w:rPr>
          <w:color w:val="6AA84F"/>
        </w:rPr>
        <w:t>of spike sorting</w:t>
      </w:r>
      <w:ins w:id="109" w:author="Raul Cristian Muresan" w:date="2022-07-28T11:13:00Z">
        <w:r w:rsidR="00DA3F27">
          <w:rPr>
            <w:color w:val="6AA84F"/>
          </w:rPr>
          <w:t>,</w:t>
        </w:r>
      </w:ins>
      <w:r>
        <w:rPr>
          <w:color w:val="6AA84F"/>
        </w:rPr>
        <w:t xml:space="preserve"> and the proposed algorithm is intended for this specifically. Thus, the evaluations </w:t>
      </w:r>
      <w:del w:id="110" w:author="Raul Cristian Muresan" w:date="2022-07-28T11:13:00Z">
        <w:r w:rsidDel="00DA3F27">
          <w:rPr>
            <w:color w:val="6AA84F"/>
          </w:rPr>
          <w:delText xml:space="preserve">are </w:delText>
        </w:r>
      </w:del>
      <w:ins w:id="111" w:author="Raul Cristian Muresan" w:date="2022-07-28T11:13:00Z">
        <w:r w:rsidR="00DA3F27">
          <w:rPr>
            <w:color w:val="6AA84F"/>
          </w:rPr>
          <w:t>should be</w:t>
        </w:r>
        <w:r w:rsidR="00DA3F27">
          <w:rPr>
            <w:color w:val="6AA84F"/>
          </w:rPr>
          <w:t xml:space="preserve"> </w:t>
        </w:r>
      </w:ins>
      <w:r>
        <w:rPr>
          <w:color w:val="6AA84F"/>
        </w:rPr>
        <w:t xml:space="preserve">made </w:t>
      </w:r>
      <w:del w:id="112" w:author="Raul Cristian Muresan" w:date="2022-07-28T11:13:00Z">
        <w:r w:rsidDel="00DA3F27">
          <w:rPr>
            <w:color w:val="6AA84F"/>
          </w:rPr>
          <w:delText xml:space="preserve">for </w:delText>
        </w:r>
      </w:del>
      <w:ins w:id="113" w:author="Raul Cristian Muresan" w:date="2022-07-28T11:13:00Z">
        <w:r w:rsidR="00DA3F27">
          <w:rPr>
            <w:color w:val="6AA84F"/>
          </w:rPr>
          <w:t>by taking into account</w:t>
        </w:r>
        <w:r w:rsidR="00DA3F27">
          <w:rPr>
            <w:color w:val="6AA84F"/>
          </w:rPr>
          <w:t xml:space="preserve"> </w:t>
        </w:r>
      </w:ins>
      <w:r>
        <w:rPr>
          <w:color w:val="6AA84F"/>
        </w:rPr>
        <w:t>the characteristics of neural data</w:t>
      </w:r>
      <w:ins w:id="114" w:author="Raul Cristian Muresan" w:date="2022-07-28T11:13:00Z">
        <w:r w:rsidR="00DA3F27">
          <w:rPr>
            <w:color w:val="6AA84F"/>
          </w:rPr>
          <w:t>.</w:t>
        </w:r>
      </w:ins>
      <w:r>
        <w:rPr>
          <w:color w:val="6AA84F"/>
        </w:rPr>
        <w:t xml:space="preserve"> </w:t>
      </w:r>
      <w:del w:id="115" w:author="Raul Cristian Muresan" w:date="2022-07-28T11:13:00Z">
        <w:r w:rsidDel="00DA3F27">
          <w:rPr>
            <w:color w:val="6AA84F"/>
          </w:rPr>
          <w:delText>which do not correlate completely with classical clustering.</w:delText>
        </w:r>
      </w:del>
      <w:ins w:id="116" w:author="Raul Cristian Muresan" w:date="2022-07-28T11:13:00Z">
        <w:r w:rsidR="00DA3F27">
          <w:rPr>
            <w:color w:val="6AA84F"/>
          </w:rPr>
          <w:t xml:space="preserve">Therefore, classical </w:t>
        </w:r>
      </w:ins>
      <w:ins w:id="117" w:author="Raul Cristian Muresan" w:date="2022-07-28T11:14:00Z">
        <w:r w:rsidR="00DA3F27">
          <w:rPr>
            <w:color w:val="6AA84F"/>
          </w:rPr>
          <w:t>performance metrics for clustering algorithms may actually not fully capture what a “better” clustering is for neural data. Instead, we</w:t>
        </w:r>
      </w:ins>
      <w:ins w:id="118" w:author="Raul Cristian Muresan" w:date="2022-07-28T11:15:00Z">
        <w:r w:rsidR="00DA3F27">
          <w:rPr>
            <w:color w:val="6AA84F"/>
          </w:rPr>
          <w:t xml:space="preserve"> show that the introduced method is able to yield better results by optimizing clustering specifically for spike-sorting problems.</w:t>
        </w:r>
      </w:ins>
      <w:r>
        <w:rPr>
          <w:color w:val="6AA84F"/>
        </w:rPr>
        <w:t xml:space="preserve"> </w:t>
      </w:r>
    </w:p>
    <w:p w14:paraId="0000002A" w14:textId="77777777" w:rsidR="0066058D" w:rsidRDefault="0066058D">
      <w:pPr>
        <w:rPr>
          <w:color w:val="6AA84F"/>
        </w:rPr>
      </w:pPr>
    </w:p>
    <w:p w14:paraId="0000002B" w14:textId="6001EF71" w:rsidR="0066058D" w:rsidRDefault="00000000">
      <w:pPr>
        <w:rPr>
          <w:color w:val="6AA84F"/>
        </w:rPr>
      </w:pPr>
      <w:r>
        <w:rPr>
          <w:color w:val="6AA84F"/>
        </w:rPr>
        <w:t xml:space="preserve">Another point that may need further clarification is that of real data. We would like to stress that in order to use the clustering metrics we require ground truth labels as well. </w:t>
      </w:r>
      <w:ins w:id="119" w:author="Raul Cristian Muresan" w:date="2022-07-28T11:16:00Z">
        <w:r w:rsidR="008923BC">
          <w:rPr>
            <w:color w:val="6AA84F"/>
          </w:rPr>
          <w:t>Unfortunately, real data, recorded from the brain, does not have ground truth labels (the actual identity of neurons in extracellular recordings is not know</w:t>
        </w:r>
      </w:ins>
      <w:ins w:id="120" w:author="Raul Cristian Muresan" w:date="2022-07-28T11:17:00Z">
        <w:r w:rsidR="008923BC">
          <w:rPr>
            <w:color w:val="6AA84F"/>
          </w:rPr>
          <w:t xml:space="preserve">n – this is why spike sorting is used). </w:t>
        </w:r>
      </w:ins>
      <w:r>
        <w:rPr>
          <w:color w:val="6AA84F"/>
        </w:rPr>
        <w:t xml:space="preserve">Thus, to evaluate real data that has no ground truth, we applied K-Means for a first clustering in a higher dimensional space and then evaluated the algorithms in comparison to the labels provided by K-Means. Understandably, </w:t>
      </w:r>
      <w:ins w:id="121" w:author="Raul Cristian Muresan" w:date="2022-07-28T11:17:00Z">
        <w:r w:rsidR="00C12593">
          <w:rPr>
            <w:color w:val="6AA84F"/>
          </w:rPr>
          <w:t xml:space="preserve">for this particular test, </w:t>
        </w:r>
      </w:ins>
      <w:r>
        <w:rPr>
          <w:color w:val="6AA84F"/>
        </w:rPr>
        <w:t xml:space="preserve">K-means will have the highest score as it is compared </w:t>
      </w:r>
      <w:del w:id="122" w:author="Raul Cristian Muresan" w:date="2022-07-28T11:17:00Z">
        <w:r w:rsidDel="008923BC">
          <w:rPr>
            <w:color w:val="6AA84F"/>
          </w:rPr>
          <w:delText xml:space="preserve">with </w:delText>
        </w:r>
      </w:del>
      <w:ins w:id="123" w:author="Raul Cristian Muresan" w:date="2022-07-28T11:17:00Z">
        <w:r w:rsidR="008923BC">
          <w:rPr>
            <w:color w:val="6AA84F"/>
          </w:rPr>
          <w:t>to</w:t>
        </w:r>
        <w:r w:rsidR="008923BC">
          <w:rPr>
            <w:color w:val="6AA84F"/>
          </w:rPr>
          <w:t xml:space="preserve"> </w:t>
        </w:r>
      </w:ins>
      <w:r>
        <w:rPr>
          <w:color w:val="6AA84F"/>
        </w:rPr>
        <w:t xml:space="preserve">itself. </w:t>
      </w:r>
      <w:ins w:id="124" w:author="Raul Cristian Muresan" w:date="2022-07-28T11:17:00Z">
        <w:r w:rsidR="00267F1E">
          <w:rPr>
            <w:color w:val="6AA84F"/>
          </w:rPr>
          <w:t xml:space="preserve">We now explained this in the </w:t>
        </w:r>
        <w:r w:rsidR="00267F1E" w:rsidRPr="00267F1E">
          <w:rPr>
            <w:color w:val="6AA84F"/>
            <w:highlight w:val="yellow"/>
            <w:rPrChange w:id="125" w:author="Raul Cristian Muresan" w:date="2022-07-28T11:18:00Z">
              <w:rPr>
                <w:color w:val="6AA84F"/>
              </w:rPr>
            </w:rPrChange>
          </w:rPr>
          <w:t>manusc</w:t>
        </w:r>
      </w:ins>
      <w:ins w:id="126" w:author="Raul Cristian Muresan" w:date="2022-07-28T11:18:00Z">
        <w:r w:rsidR="00267F1E" w:rsidRPr="00267F1E">
          <w:rPr>
            <w:color w:val="6AA84F"/>
            <w:highlight w:val="yellow"/>
            <w:rPrChange w:id="127" w:author="Raul Cristian Muresan" w:date="2022-07-28T11:18:00Z">
              <w:rPr>
                <w:color w:val="6AA84F"/>
              </w:rPr>
            </w:rPrChange>
          </w:rPr>
          <w:t>ript on page…???</w:t>
        </w:r>
      </w:ins>
    </w:p>
    <w:p w14:paraId="0000002C" w14:textId="77777777" w:rsidR="0066058D" w:rsidRDefault="0066058D"/>
    <w:p w14:paraId="0000002D" w14:textId="77777777" w:rsidR="0066058D" w:rsidRDefault="00000000">
      <w:pPr>
        <w:rPr>
          <w:color w:val="FF0000"/>
        </w:rPr>
      </w:pPr>
      <w:r>
        <w:rPr>
          <w:color w:val="FF0000"/>
        </w:rPr>
        <w:t>6. In Table VII metrics analysis, accuracy and normalized mutual information are recommended, which is usually used.</w:t>
      </w:r>
    </w:p>
    <w:p w14:paraId="0000002E" w14:textId="02E299AF" w:rsidR="0066058D" w:rsidRDefault="00000000">
      <w:pPr>
        <w:rPr>
          <w:ins w:id="128" w:author="Raul Cristian Muresan" w:date="2022-07-28T11:21:00Z"/>
          <w:color w:val="6AA84F"/>
        </w:rPr>
      </w:pPr>
      <w:r>
        <w:rPr>
          <w:color w:val="6AA84F"/>
        </w:rPr>
        <w:lastRenderedPageBreak/>
        <w:t xml:space="preserve">Indeed, normalised mutual information is recommended. </w:t>
      </w:r>
      <w:del w:id="129" w:author="Raul Cristian Muresan" w:date="2022-07-28T11:18:00Z">
        <w:r w:rsidDel="00267F1E">
          <w:rPr>
            <w:color w:val="6AA84F"/>
          </w:rPr>
          <w:delText xml:space="preserve">However, </w:delText>
        </w:r>
      </w:del>
      <w:ins w:id="130" w:author="Raul Cristian Muresan" w:date="2022-07-28T11:18:00Z">
        <w:r w:rsidR="00267F1E">
          <w:rPr>
            <w:color w:val="6AA84F"/>
          </w:rPr>
          <w:t xml:space="preserve">We would like to point out that we used </w:t>
        </w:r>
      </w:ins>
      <w:r>
        <w:rPr>
          <w:color w:val="6AA84F"/>
        </w:rPr>
        <w:t>adjusted mutual information</w:t>
      </w:r>
      <w:ins w:id="131" w:author="Raul Cristian Muresan" w:date="2022-07-28T11:18:00Z">
        <w:r w:rsidR="00267F1E">
          <w:rPr>
            <w:color w:val="6AA84F"/>
          </w:rPr>
          <w:t>, which</w:t>
        </w:r>
      </w:ins>
      <w:r>
        <w:rPr>
          <w:color w:val="6AA84F"/>
        </w:rPr>
        <w:t xml:space="preserve"> is </w:t>
      </w:r>
      <w:ins w:id="132" w:author="Raul Cristian Muresan" w:date="2022-07-28T11:19:00Z">
        <w:r w:rsidR="0035107E">
          <w:rPr>
            <w:color w:val="6AA84F"/>
          </w:rPr>
          <w:t xml:space="preserve">both </w:t>
        </w:r>
      </w:ins>
      <w:r>
        <w:rPr>
          <w:color w:val="6AA84F"/>
        </w:rPr>
        <w:t xml:space="preserve">normalised </w:t>
      </w:r>
      <w:del w:id="133" w:author="Raul Cristian Muresan" w:date="2022-07-28T11:18:00Z">
        <w:r w:rsidDel="00267F1E">
          <w:rPr>
            <w:color w:val="6AA84F"/>
          </w:rPr>
          <w:delText>but it</w:delText>
        </w:r>
      </w:del>
      <w:ins w:id="134" w:author="Raul Cristian Muresan" w:date="2022-07-28T11:18:00Z">
        <w:r w:rsidR="00267F1E">
          <w:rPr>
            <w:color w:val="6AA84F"/>
          </w:rPr>
          <w:t>and</w:t>
        </w:r>
      </w:ins>
      <w:r>
        <w:rPr>
          <w:color w:val="6AA84F"/>
        </w:rPr>
        <w:t xml:space="preserve"> has an added adjustment for chance</w:t>
      </w:r>
      <w:del w:id="135" w:author="Raul Cristian Muresan" w:date="2022-07-28T11:19:00Z">
        <w:r w:rsidDel="004625AB">
          <w:rPr>
            <w:color w:val="6AA84F"/>
          </w:rPr>
          <w:delText>.</w:delText>
        </w:r>
      </w:del>
      <w:ins w:id="136" w:author="Raul Cristian Muresan" w:date="2022-07-28T11:19:00Z">
        <w:r w:rsidR="004625AB">
          <w:rPr>
            <w:color w:val="6AA84F"/>
          </w:rPr>
          <w:t>,</w:t>
        </w:r>
      </w:ins>
      <w:r>
        <w:rPr>
          <w:color w:val="6AA84F"/>
        </w:rPr>
        <w:t xml:space="preserve"> </w:t>
      </w:r>
      <w:del w:id="137" w:author="Raul Cristian Muresan" w:date="2022-07-28T11:19:00Z">
        <w:r w:rsidDel="004625AB">
          <w:rPr>
            <w:color w:val="6AA84F"/>
          </w:rPr>
          <w:delText>T</w:delText>
        </w:r>
      </w:del>
      <w:ins w:id="138" w:author="Raul Cristian Muresan" w:date="2022-07-28T11:19:00Z">
        <w:r w:rsidR="004625AB">
          <w:rPr>
            <w:color w:val="6AA84F"/>
          </w:rPr>
          <w:t>t</w:t>
        </w:r>
      </w:ins>
      <w:r>
        <w:rPr>
          <w:color w:val="6AA84F"/>
        </w:rPr>
        <w:t>hus</w:t>
      </w:r>
      <w:del w:id="139" w:author="Raul Cristian Muresan" w:date="2022-07-28T11:19:00Z">
        <w:r w:rsidDel="004625AB">
          <w:rPr>
            <w:color w:val="6AA84F"/>
          </w:rPr>
          <w:delText>,</w:delText>
        </w:r>
      </w:del>
      <w:r>
        <w:rPr>
          <w:color w:val="6AA84F"/>
        </w:rPr>
        <w:t xml:space="preserve"> improving the correctness of its evaluation. The following articles </w:t>
      </w:r>
      <w:del w:id="140" w:author="Raul Cristian Muresan" w:date="2022-07-28T11:19:00Z">
        <w:r w:rsidDel="007C7275">
          <w:rPr>
            <w:color w:val="6AA84F"/>
          </w:rPr>
          <w:delText xml:space="preserve">present </w:delText>
        </w:r>
      </w:del>
      <w:ins w:id="141" w:author="Raul Cristian Muresan" w:date="2022-07-28T11:19:00Z">
        <w:r w:rsidR="007C7275">
          <w:rPr>
            <w:color w:val="6AA84F"/>
          </w:rPr>
          <w:t>show</w:t>
        </w:r>
        <w:r w:rsidR="007C7275">
          <w:rPr>
            <w:color w:val="6AA84F"/>
          </w:rPr>
          <w:t xml:space="preserve"> </w:t>
        </w:r>
      </w:ins>
      <w:r>
        <w:rPr>
          <w:color w:val="6AA84F"/>
        </w:rPr>
        <w:t xml:space="preserve">that adjusted and normalised are not mutually exclusive and they present how the adjustment improves the </w:t>
      </w:r>
      <w:del w:id="142" w:author="Raul Cristian Muresan" w:date="2022-07-28T11:19:00Z">
        <w:r w:rsidDel="007C7275">
          <w:rPr>
            <w:color w:val="6AA84F"/>
          </w:rPr>
          <w:delText xml:space="preserve">problems </w:delText>
        </w:r>
      </w:del>
      <w:ins w:id="143" w:author="Raul Cristian Muresan" w:date="2022-07-28T11:19:00Z">
        <w:r w:rsidR="007C7275">
          <w:rPr>
            <w:color w:val="6AA84F"/>
          </w:rPr>
          <w:t>performance</w:t>
        </w:r>
        <w:r w:rsidR="007C7275">
          <w:rPr>
            <w:color w:val="6AA84F"/>
          </w:rPr>
          <w:t xml:space="preserve"> </w:t>
        </w:r>
      </w:ins>
      <w:r>
        <w:rPr>
          <w:color w:val="6AA84F"/>
        </w:rPr>
        <w:t>of the normalised version:</w:t>
      </w:r>
    </w:p>
    <w:p w14:paraId="4A2E7370" w14:textId="77777777" w:rsidR="00E33BE6" w:rsidRDefault="00E33BE6"/>
    <w:p w14:paraId="0000002F" w14:textId="242C7AE4" w:rsidR="0066058D" w:rsidRPr="00E33BE6" w:rsidRDefault="00000000" w:rsidP="00E33BE6">
      <w:pPr>
        <w:pStyle w:val="ListParagraph"/>
        <w:numPr>
          <w:ilvl w:val="0"/>
          <w:numId w:val="2"/>
        </w:numPr>
        <w:rPr>
          <w:ins w:id="144" w:author="Raul Cristian Muresan" w:date="2022-07-28T11:21:00Z"/>
          <w:color w:val="6AA84F"/>
          <w:rPrChange w:id="145" w:author="Raul Cristian Muresan" w:date="2022-07-28T11:21:00Z">
            <w:rPr>
              <w:ins w:id="146" w:author="Raul Cristian Muresan" w:date="2022-07-28T11:21:00Z"/>
            </w:rPr>
          </w:rPrChange>
        </w:rPr>
        <w:pPrChange w:id="147" w:author="Raul Cristian Muresan" w:date="2022-07-28T11:21:00Z">
          <w:pPr/>
        </w:pPrChange>
      </w:pPr>
      <w:r w:rsidRPr="00E33BE6">
        <w:rPr>
          <w:color w:val="6AA84F"/>
          <w:rPrChange w:id="148" w:author="Raul Cristian Muresan" w:date="2022-07-28T11:21:00Z">
            <w:rPr/>
          </w:rPrChange>
        </w:rPr>
        <w:t>D. Lazarenko and T. Bonald, ‘Pairwise Adjusted Mutual Information’. arXiv, Mar. 23, 2021.</w:t>
      </w:r>
      <w:ins w:id="149" w:author="Raul Cristian Muresan" w:date="2022-07-28T11:21:00Z">
        <w:r w:rsidR="00E33BE6" w:rsidRPr="00E33BE6">
          <w:rPr>
            <w:color w:val="6AA84F"/>
            <w:rPrChange w:id="150" w:author="Raul Cristian Muresan" w:date="2022-07-28T11:21:00Z">
              <w:rPr/>
            </w:rPrChange>
          </w:rPr>
          <w:t xml:space="preserve"> </w:t>
        </w:r>
      </w:ins>
      <w:del w:id="151" w:author="Raul Cristian Muresan" w:date="2022-07-28T11:21:00Z">
        <w:r w:rsidRPr="00E33BE6" w:rsidDel="00E33BE6">
          <w:rPr>
            <w:color w:val="6AA84F"/>
            <w:rPrChange w:id="152" w:author="Raul Cristian Muresan" w:date="2022-07-28T11:21:00Z">
              <w:rPr/>
            </w:rPrChange>
          </w:rPr>
          <w:delText xml:space="preserve"> </w:delText>
        </w:r>
      </w:del>
      <w:r w:rsidRPr="00E33BE6">
        <w:rPr>
          <w:color w:val="6AA84F"/>
          <w:rPrChange w:id="153" w:author="Raul Cristian Muresan" w:date="2022-07-28T11:21:00Z">
            <w:rPr/>
          </w:rPrChange>
        </w:rPr>
        <w:t xml:space="preserve">Accessed: Jul. 27, 2022. [Online]. Available: </w:t>
      </w:r>
      <w:ins w:id="154" w:author="Raul Cristian Muresan" w:date="2022-07-28T11:20:00Z">
        <w:r w:rsidR="00E33BE6" w:rsidRPr="00E33BE6">
          <w:rPr>
            <w:color w:val="6AA84F"/>
            <w:rPrChange w:id="155" w:author="Raul Cristian Muresan" w:date="2022-07-28T11:21:00Z">
              <w:rPr/>
            </w:rPrChange>
          </w:rPr>
          <w:fldChar w:fldCharType="begin"/>
        </w:r>
        <w:r w:rsidR="00E33BE6" w:rsidRPr="00E33BE6">
          <w:rPr>
            <w:color w:val="6AA84F"/>
            <w:rPrChange w:id="156" w:author="Raul Cristian Muresan" w:date="2022-07-28T11:21:00Z">
              <w:rPr/>
            </w:rPrChange>
          </w:rPr>
          <w:instrText xml:space="preserve"> HYPERLINK "</w:instrText>
        </w:r>
      </w:ins>
      <w:r w:rsidR="00E33BE6" w:rsidRPr="00E33BE6">
        <w:rPr>
          <w:color w:val="6AA84F"/>
          <w:rPrChange w:id="157" w:author="Raul Cristian Muresan" w:date="2022-07-28T11:21:00Z">
            <w:rPr/>
          </w:rPrChange>
        </w:rPr>
        <w:instrText>http://arxiv.org/abs/2103.12641</w:instrText>
      </w:r>
      <w:ins w:id="158" w:author="Raul Cristian Muresan" w:date="2022-07-28T11:20:00Z">
        <w:r w:rsidR="00E33BE6" w:rsidRPr="00E33BE6">
          <w:rPr>
            <w:color w:val="6AA84F"/>
            <w:rPrChange w:id="159" w:author="Raul Cristian Muresan" w:date="2022-07-28T11:21:00Z">
              <w:rPr/>
            </w:rPrChange>
          </w:rPr>
          <w:instrText xml:space="preserve">" </w:instrText>
        </w:r>
        <w:r w:rsidR="00E33BE6" w:rsidRPr="00E33BE6">
          <w:rPr>
            <w:color w:val="6AA84F"/>
            <w:rPrChange w:id="160" w:author="Raul Cristian Muresan" w:date="2022-07-28T11:21:00Z">
              <w:rPr/>
            </w:rPrChange>
          </w:rPr>
          <w:fldChar w:fldCharType="separate"/>
        </w:r>
      </w:ins>
      <w:r w:rsidR="00E33BE6" w:rsidRPr="00CD38D4">
        <w:rPr>
          <w:rStyle w:val="Hyperlink"/>
        </w:rPr>
        <w:t>http://arxiv.org/abs/2103.12641</w:t>
      </w:r>
      <w:ins w:id="161" w:author="Raul Cristian Muresan" w:date="2022-07-28T11:20:00Z">
        <w:r w:rsidR="00E33BE6" w:rsidRPr="00E33BE6">
          <w:rPr>
            <w:color w:val="6AA84F"/>
            <w:rPrChange w:id="162" w:author="Raul Cristian Muresan" w:date="2022-07-28T11:21:00Z">
              <w:rPr/>
            </w:rPrChange>
          </w:rPr>
          <w:fldChar w:fldCharType="end"/>
        </w:r>
      </w:ins>
    </w:p>
    <w:p w14:paraId="0CD1C50E" w14:textId="77777777" w:rsidR="00E33BE6" w:rsidRDefault="00E33BE6">
      <w:pPr>
        <w:rPr>
          <w:ins w:id="163" w:author="Raul Cristian Muresan" w:date="2022-07-28T11:20:00Z"/>
          <w:color w:val="6AA84F"/>
        </w:rPr>
      </w:pPr>
    </w:p>
    <w:p w14:paraId="08EF274D" w14:textId="4ED73F18" w:rsidR="00E33BE6" w:rsidDel="00E33BE6" w:rsidRDefault="00E33BE6">
      <w:pPr>
        <w:rPr>
          <w:del w:id="164" w:author="Raul Cristian Muresan" w:date="2022-07-28T11:21:00Z"/>
          <w:color w:val="6AA84F"/>
        </w:rPr>
      </w:pPr>
    </w:p>
    <w:p w14:paraId="00000030" w14:textId="31931532" w:rsidR="0066058D" w:rsidRPr="00E33BE6" w:rsidRDefault="00000000" w:rsidP="00E33BE6">
      <w:pPr>
        <w:pStyle w:val="ListParagraph"/>
        <w:numPr>
          <w:ilvl w:val="0"/>
          <w:numId w:val="1"/>
        </w:numPr>
        <w:rPr>
          <w:ins w:id="165" w:author="Raul Cristian Muresan" w:date="2022-07-28T11:19:00Z"/>
          <w:color w:val="6AA84F"/>
          <w:rPrChange w:id="166" w:author="Raul Cristian Muresan" w:date="2022-07-28T11:20:00Z">
            <w:rPr>
              <w:ins w:id="167" w:author="Raul Cristian Muresan" w:date="2022-07-28T11:19:00Z"/>
            </w:rPr>
          </w:rPrChange>
        </w:rPr>
        <w:pPrChange w:id="168" w:author="Raul Cristian Muresan" w:date="2022-07-28T11:20:00Z">
          <w:pPr/>
        </w:pPrChange>
      </w:pPr>
      <w:r w:rsidRPr="00E33BE6">
        <w:rPr>
          <w:color w:val="6AA84F"/>
          <w:rPrChange w:id="169" w:author="Raul Cristian Muresan" w:date="2022-07-28T11:20:00Z">
            <w:rPr/>
          </w:rPrChange>
        </w:rPr>
        <w:t>N. X. Vinh, J. Epps, and J. Bailey, ‘Information Theoretic Measures for Clusterings Comparison: Is a Correction for Chance Necessary?’, p. 8.</w:t>
      </w:r>
    </w:p>
    <w:p w14:paraId="659630FE" w14:textId="121957F5" w:rsidR="003320EA" w:rsidRDefault="003320EA">
      <w:pPr>
        <w:rPr>
          <w:ins w:id="170" w:author="Raul Cristian Muresan" w:date="2022-07-28T11:19:00Z"/>
          <w:color w:val="6AA84F"/>
        </w:rPr>
      </w:pPr>
    </w:p>
    <w:p w14:paraId="71500A92" w14:textId="50ECCBD1" w:rsidR="003320EA" w:rsidRDefault="003320EA">
      <w:pPr>
        <w:rPr>
          <w:color w:val="6AA84F"/>
        </w:rPr>
      </w:pPr>
      <w:ins w:id="171" w:author="Raul Cristian Muresan" w:date="2022-07-28T11:19:00Z">
        <w:r w:rsidRPr="003320EA">
          <w:rPr>
            <w:color w:val="6AA84F"/>
            <w:highlight w:val="yellow"/>
            <w:rPrChange w:id="172" w:author="Raul Cristian Muresan" w:date="2022-07-28T11:20:00Z">
              <w:rPr>
                <w:color w:val="6AA84F"/>
              </w:rPr>
            </w:rPrChange>
          </w:rPr>
          <w:t xml:space="preserve">We now cite these studies in the </w:t>
        </w:r>
      </w:ins>
      <w:ins w:id="173" w:author="Raul Cristian Muresan" w:date="2022-07-28T11:20:00Z">
        <w:r w:rsidRPr="003320EA">
          <w:rPr>
            <w:color w:val="6AA84F"/>
            <w:highlight w:val="yellow"/>
            <w:rPrChange w:id="174" w:author="Raul Cristian Muresan" w:date="2022-07-28T11:20:00Z">
              <w:rPr>
                <w:color w:val="6AA84F"/>
              </w:rPr>
            </w:rPrChange>
          </w:rPr>
          <w:t>new manuscript as well.</w:t>
        </w:r>
      </w:ins>
    </w:p>
    <w:p w14:paraId="00000031" w14:textId="77777777" w:rsidR="0066058D" w:rsidRDefault="0066058D">
      <w:pPr>
        <w:rPr>
          <w:color w:val="6AA84F"/>
        </w:rPr>
      </w:pPr>
    </w:p>
    <w:p w14:paraId="00000032" w14:textId="20DC67A9" w:rsidR="0066058D" w:rsidRDefault="00000000">
      <w:pPr>
        <w:rPr>
          <w:ins w:id="175" w:author="Raul Cristian Muresan" w:date="2022-07-28T11:21:00Z"/>
          <w:color w:val="6AA84F"/>
        </w:rPr>
      </w:pPr>
      <w:r>
        <w:rPr>
          <w:color w:val="6AA84F"/>
        </w:rPr>
        <w:t xml:space="preserve">Additionally, the following articles </w:t>
      </w:r>
      <w:del w:id="176" w:author="Raul Cristian Muresan" w:date="2022-07-28T11:20:00Z">
        <w:r w:rsidDel="003320EA">
          <w:rPr>
            <w:color w:val="6AA84F"/>
          </w:rPr>
          <w:delText xml:space="preserve">present </w:delText>
        </w:r>
      </w:del>
      <w:ins w:id="177" w:author="Raul Cristian Muresan" w:date="2022-07-28T11:23:00Z">
        <w:r w:rsidR="00BD3997">
          <w:rPr>
            <w:color w:val="6AA84F"/>
          </w:rPr>
          <w:t>indicate</w:t>
        </w:r>
      </w:ins>
      <w:ins w:id="178" w:author="Raul Cristian Muresan" w:date="2022-07-28T11:20:00Z">
        <w:r w:rsidR="003320EA">
          <w:rPr>
            <w:color w:val="6AA84F"/>
          </w:rPr>
          <w:t xml:space="preserve"> </w:t>
        </w:r>
      </w:ins>
      <w:r>
        <w:rPr>
          <w:color w:val="6AA84F"/>
        </w:rPr>
        <w:t xml:space="preserve">that accuracy is not an appropriate metric for imbalanced data. When a class has a lower number of samples, in comparison with the others, its influence in the accuracy metric will be minimal even if all assignments are wrong for that particular class. For this reason, we have chosen to not include accuracy in the performance evaluation. We </w:t>
      </w:r>
      <w:r w:rsidRPr="00516B1B">
        <w:rPr>
          <w:color w:val="6AA84F"/>
        </w:rPr>
        <w:t>hope</w:t>
      </w:r>
      <w:r>
        <w:rPr>
          <w:color w:val="6AA84F"/>
        </w:rPr>
        <w:t xml:space="preserve"> </w:t>
      </w:r>
      <w:ins w:id="179" w:author="Raul Cristian Muresan" w:date="2022-07-28T11:20:00Z">
        <w:r w:rsidR="003320EA">
          <w:rPr>
            <w:color w:val="6AA84F"/>
          </w:rPr>
          <w:t xml:space="preserve">the reviewer will agree with us, given the following </w:t>
        </w:r>
      </w:ins>
      <w:del w:id="180" w:author="Raul Cristian Muresan" w:date="2022-07-28T11:20:00Z">
        <w:r w:rsidDel="003320EA">
          <w:rPr>
            <w:color w:val="6AA84F"/>
          </w:rPr>
          <w:delText xml:space="preserve">these </w:delText>
        </w:r>
      </w:del>
      <w:r>
        <w:rPr>
          <w:color w:val="6AA84F"/>
        </w:rPr>
        <w:t>references</w:t>
      </w:r>
      <w:del w:id="181" w:author="Raul Cristian Muresan" w:date="2022-07-28T11:20:00Z">
        <w:r w:rsidDel="003320EA">
          <w:rPr>
            <w:color w:val="6AA84F"/>
          </w:rPr>
          <w:delText xml:space="preserve"> will justify our choice</w:delText>
        </w:r>
      </w:del>
      <w:r>
        <w:rPr>
          <w:color w:val="6AA84F"/>
        </w:rPr>
        <w:t>:</w:t>
      </w:r>
    </w:p>
    <w:p w14:paraId="14DCF76A" w14:textId="2655A632" w:rsidR="00A00CFC" w:rsidRDefault="00A00CFC">
      <w:pPr>
        <w:rPr>
          <w:ins w:id="182" w:author="Raul Cristian Muresan" w:date="2022-07-28T11:21:00Z"/>
          <w:color w:val="6AA84F"/>
        </w:rPr>
      </w:pPr>
    </w:p>
    <w:p w14:paraId="3ED58CD4" w14:textId="4A42A2B7" w:rsidR="00A00CFC" w:rsidRPr="00516B1B" w:rsidDel="00A00CFC" w:rsidRDefault="00A00CFC" w:rsidP="00BB7912">
      <w:pPr>
        <w:pStyle w:val="ListParagraph"/>
        <w:numPr>
          <w:ilvl w:val="0"/>
          <w:numId w:val="1"/>
        </w:numPr>
        <w:rPr>
          <w:del w:id="183" w:author="Raul Cristian Muresan" w:date="2022-07-28T11:21:00Z"/>
          <w:color w:val="6AA84F"/>
          <w:rPrChange w:id="184" w:author="Raul Cristian Muresan" w:date="2022-07-28T11:23:00Z">
            <w:rPr>
              <w:del w:id="185" w:author="Raul Cristian Muresan" w:date="2022-07-28T11:21:00Z"/>
            </w:rPr>
          </w:rPrChange>
        </w:rPr>
        <w:pPrChange w:id="186" w:author="Raul Cristian Muresan" w:date="2022-07-28T11:22:00Z">
          <w:pPr/>
        </w:pPrChange>
      </w:pPr>
    </w:p>
    <w:p w14:paraId="0B084E55" w14:textId="22BB9A26" w:rsidR="00A00CFC" w:rsidRPr="00516B1B" w:rsidDel="00A00CFC" w:rsidRDefault="00000000" w:rsidP="00BB7912">
      <w:pPr>
        <w:pStyle w:val="ListParagraph"/>
        <w:numPr>
          <w:ilvl w:val="0"/>
          <w:numId w:val="1"/>
        </w:numPr>
        <w:rPr>
          <w:del w:id="187" w:author="Raul Cristian Muresan" w:date="2022-07-28T11:21:00Z"/>
          <w:color w:val="6AA84F"/>
          <w:rPrChange w:id="188" w:author="Raul Cristian Muresan" w:date="2022-07-28T11:23:00Z">
            <w:rPr>
              <w:del w:id="189" w:author="Raul Cristian Muresan" w:date="2022-07-28T11:21:00Z"/>
            </w:rPr>
          </w:rPrChange>
        </w:rPr>
        <w:pPrChange w:id="190" w:author="Raul Cristian Muresan" w:date="2022-07-28T11:22:00Z">
          <w:pPr>
            <w:pStyle w:val="ListParagraph"/>
          </w:pPr>
        </w:pPrChange>
      </w:pPr>
      <w:r w:rsidRPr="00516B1B">
        <w:rPr>
          <w:color w:val="6AA84F"/>
          <w:rPrChange w:id="191" w:author="Raul Cristian Muresan" w:date="2022-07-28T11:23:00Z">
            <w:rPr/>
          </w:rPrChange>
        </w:rPr>
        <w:t>Wegier W, Ksieniewicz P. Application of Imbalanced Data Classification Quality Metrics as Weighting Methods of the Ensemble Data Stream Classification Algorithms. Entropy (Basel). 2020 Jul 31;22(8):849. doi: 10.3390/e22080849. PMID: 33286620; PMCID: PMC7517449.</w:t>
      </w:r>
    </w:p>
    <w:p w14:paraId="2480FC3A" w14:textId="5F240029" w:rsidR="00E566CB" w:rsidRPr="00516B1B" w:rsidRDefault="00E566CB" w:rsidP="00BB7912">
      <w:pPr>
        <w:pStyle w:val="ListParagraph"/>
        <w:numPr>
          <w:ilvl w:val="0"/>
          <w:numId w:val="1"/>
        </w:numPr>
        <w:rPr>
          <w:ins w:id="192" w:author="Raul Cristian Muresan" w:date="2022-07-28T11:21:00Z"/>
          <w:color w:val="6AA84F"/>
          <w:rPrChange w:id="193" w:author="Raul Cristian Muresan" w:date="2022-07-28T11:23:00Z">
            <w:rPr>
              <w:ins w:id="194" w:author="Raul Cristian Muresan" w:date="2022-07-28T11:21:00Z"/>
            </w:rPr>
          </w:rPrChange>
        </w:rPr>
        <w:pPrChange w:id="195" w:author="Raul Cristian Muresan" w:date="2022-07-28T11:22:00Z">
          <w:pPr>
            <w:pStyle w:val="ListParagraph"/>
          </w:pPr>
        </w:pPrChange>
      </w:pPr>
    </w:p>
    <w:p w14:paraId="0327063B" w14:textId="77777777" w:rsidR="00E566CB" w:rsidRPr="00516B1B" w:rsidRDefault="00E566CB" w:rsidP="00E566CB">
      <w:pPr>
        <w:pStyle w:val="ListParagraph"/>
        <w:rPr>
          <w:ins w:id="196" w:author="Raul Cristian Muresan" w:date="2022-07-28T11:21:00Z"/>
          <w:color w:val="6AA84F"/>
        </w:rPr>
      </w:pPr>
    </w:p>
    <w:p w14:paraId="00000034" w14:textId="148798B2" w:rsidR="0066058D" w:rsidRPr="00516B1B" w:rsidDel="00A00CFC" w:rsidRDefault="00000000" w:rsidP="00BB7912">
      <w:pPr>
        <w:pStyle w:val="ListParagraph"/>
        <w:numPr>
          <w:ilvl w:val="0"/>
          <w:numId w:val="1"/>
        </w:numPr>
        <w:rPr>
          <w:del w:id="197" w:author="Raul Cristian Muresan" w:date="2022-07-28T11:21:00Z"/>
          <w:color w:val="6AA84F"/>
          <w:rPrChange w:id="198" w:author="Raul Cristian Muresan" w:date="2022-07-28T11:23:00Z">
            <w:rPr>
              <w:del w:id="199" w:author="Raul Cristian Muresan" w:date="2022-07-28T11:21:00Z"/>
            </w:rPr>
          </w:rPrChange>
        </w:rPr>
        <w:pPrChange w:id="200" w:author="Raul Cristian Muresan" w:date="2022-07-28T11:22:00Z">
          <w:pPr>
            <w:pStyle w:val="ListParagraph"/>
          </w:pPr>
        </w:pPrChange>
      </w:pPr>
      <w:r w:rsidRPr="00516B1B">
        <w:rPr>
          <w:color w:val="6AA84F"/>
          <w:rPrChange w:id="201" w:author="Raul Cristian Muresan" w:date="2022-07-28T11:23:00Z">
            <w:rPr/>
          </w:rPrChange>
        </w:rPr>
        <w:t xml:space="preserve">Yanminsun, &amp; Wong, Andrew &amp; Kamel, Mohamed S.. (2011). Classification of imbalanced data: a review. International Journal of Pattern Recognition and Artificial Intelligence. 23. 10.1142/S0218001409007326. </w:t>
      </w:r>
    </w:p>
    <w:p w14:paraId="1F1C33C2" w14:textId="7255EFB6" w:rsidR="00A00CFC" w:rsidRPr="00516B1B" w:rsidRDefault="00A00CFC" w:rsidP="00BB7912">
      <w:pPr>
        <w:pStyle w:val="ListParagraph"/>
        <w:numPr>
          <w:ilvl w:val="0"/>
          <w:numId w:val="1"/>
        </w:numPr>
        <w:rPr>
          <w:ins w:id="202" w:author="Raul Cristian Muresan" w:date="2022-07-28T11:21:00Z"/>
          <w:color w:val="6AA84F"/>
          <w:rPrChange w:id="203" w:author="Raul Cristian Muresan" w:date="2022-07-28T11:23:00Z">
            <w:rPr>
              <w:ins w:id="204" w:author="Raul Cristian Muresan" w:date="2022-07-28T11:21:00Z"/>
            </w:rPr>
          </w:rPrChange>
        </w:rPr>
        <w:pPrChange w:id="205" w:author="Raul Cristian Muresan" w:date="2022-07-28T11:22:00Z">
          <w:pPr>
            <w:pStyle w:val="ListParagraph"/>
          </w:pPr>
        </w:pPrChange>
      </w:pPr>
    </w:p>
    <w:p w14:paraId="65D9FDE5" w14:textId="77777777" w:rsidR="00E566CB" w:rsidRPr="00516B1B" w:rsidRDefault="00E566CB" w:rsidP="00E566CB">
      <w:pPr>
        <w:pStyle w:val="ListParagraph"/>
        <w:rPr>
          <w:ins w:id="206" w:author="Raul Cristian Muresan" w:date="2022-07-28T11:21:00Z"/>
          <w:color w:val="6AA84F"/>
          <w:rPrChange w:id="207" w:author="Raul Cristian Muresan" w:date="2022-07-28T11:23:00Z">
            <w:rPr>
              <w:ins w:id="208" w:author="Raul Cristian Muresan" w:date="2022-07-28T11:21:00Z"/>
            </w:rPr>
          </w:rPrChange>
        </w:rPr>
        <w:pPrChange w:id="209" w:author="Raul Cristian Muresan" w:date="2022-07-28T11:21:00Z">
          <w:pPr/>
        </w:pPrChange>
      </w:pPr>
    </w:p>
    <w:p w14:paraId="00000035" w14:textId="7FEA7B0C" w:rsidR="0066058D" w:rsidRPr="00516B1B" w:rsidDel="00A00CFC" w:rsidRDefault="00000000" w:rsidP="00BB7912">
      <w:pPr>
        <w:pStyle w:val="ListParagraph"/>
        <w:numPr>
          <w:ilvl w:val="0"/>
          <w:numId w:val="1"/>
        </w:numPr>
        <w:rPr>
          <w:del w:id="210" w:author="Raul Cristian Muresan" w:date="2022-07-28T11:21:00Z"/>
          <w:color w:val="6AA84F"/>
          <w:rPrChange w:id="211" w:author="Raul Cristian Muresan" w:date="2022-07-28T11:23:00Z">
            <w:rPr>
              <w:del w:id="212" w:author="Raul Cristian Muresan" w:date="2022-07-28T11:21:00Z"/>
            </w:rPr>
          </w:rPrChange>
        </w:rPr>
        <w:pPrChange w:id="213" w:author="Raul Cristian Muresan" w:date="2022-07-28T11:22:00Z">
          <w:pPr>
            <w:pStyle w:val="ListParagraph"/>
          </w:pPr>
        </w:pPrChange>
      </w:pPr>
      <w:r w:rsidRPr="00516B1B">
        <w:rPr>
          <w:color w:val="6AA84F"/>
          <w:rPrChange w:id="214" w:author="Raul Cristian Muresan" w:date="2022-07-28T11:23:00Z">
            <w:rPr/>
          </w:rPrChange>
        </w:rPr>
        <w:t>M. V. Joshi, V. Kumar and R. C. Agarwal, Evaluating boosting algorithms to classify rare classes: comparison and improvements, Proc. First IEEE Int. Conf. Data Min.(ICDM’01) (2001).</w:t>
      </w:r>
    </w:p>
    <w:p w14:paraId="67E28C8B" w14:textId="3D402D1A" w:rsidR="00A00CFC" w:rsidRPr="00516B1B" w:rsidRDefault="00A00CFC" w:rsidP="00BB7912">
      <w:pPr>
        <w:pStyle w:val="ListParagraph"/>
        <w:numPr>
          <w:ilvl w:val="0"/>
          <w:numId w:val="1"/>
        </w:numPr>
        <w:rPr>
          <w:ins w:id="215" w:author="Raul Cristian Muresan" w:date="2022-07-28T11:21:00Z"/>
          <w:color w:val="6AA84F"/>
          <w:rPrChange w:id="216" w:author="Raul Cristian Muresan" w:date="2022-07-28T11:23:00Z">
            <w:rPr>
              <w:ins w:id="217" w:author="Raul Cristian Muresan" w:date="2022-07-28T11:21:00Z"/>
            </w:rPr>
          </w:rPrChange>
        </w:rPr>
        <w:pPrChange w:id="218" w:author="Raul Cristian Muresan" w:date="2022-07-28T11:22:00Z">
          <w:pPr>
            <w:pStyle w:val="ListParagraph"/>
          </w:pPr>
        </w:pPrChange>
      </w:pPr>
    </w:p>
    <w:p w14:paraId="620F0B52" w14:textId="77777777" w:rsidR="00E566CB" w:rsidRPr="00516B1B" w:rsidRDefault="00E566CB" w:rsidP="00A00CFC">
      <w:pPr>
        <w:pStyle w:val="ListParagraph"/>
        <w:rPr>
          <w:ins w:id="219" w:author="Raul Cristian Muresan" w:date="2022-07-28T11:21:00Z"/>
          <w:color w:val="6AA84F"/>
          <w:rPrChange w:id="220" w:author="Raul Cristian Muresan" w:date="2022-07-28T11:23:00Z">
            <w:rPr>
              <w:ins w:id="221" w:author="Raul Cristian Muresan" w:date="2022-07-28T11:21:00Z"/>
            </w:rPr>
          </w:rPrChange>
        </w:rPr>
        <w:pPrChange w:id="222" w:author="Raul Cristian Muresan" w:date="2022-07-28T11:21:00Z">
          <w:pPr/>
        </w:pPrChange>
      </w:pPr>
    </w:p>
    <w:p w14:paraId="00000036" w14:textId="6D8C7F6A" w:rsidR="0066058D" w:rsidRPr="00516B1B" w:rsidRDefault="00000000" w:rsidP="00BB7912">
      <w:pPr>
        <w:pStyle w:val="ListParagraph"/>
        <w:numPr>
          <w:ilvl w:val="0"/>
          <w:numId w:val="6"/>
        </w:numPr>
        <w:rPr>
          <w:color w:val="6AA84F"/>
          <w:rPrChange w:id="223" w:author="Raul Cristian Muresan" w:date="2022-07-28T11:23:00Z">
            <w:rPr/>
          </w:rPrChange>
        </w:rPr>
        <w:pPrChange w:id="224" w:author="Raul Cristian Muresan" w:date="2022-07-28T11:22:00Z">
          <w:pPr/>
        </w:pPrChange>
      </w:pPr>
      <w:r w:rsidRPr="00516B1B">
        <w:rPr>
          <w:color w:val="6AA84F"/>
          <w:rPrChange w:id="225" w:author="Raul Cristian Muresan" w:date="2022-07-28T11:23:00Z">
            <w:rPr/>
          </w:rPrChange>
        </w:rPr>
        <w:t>G. Weiss, Mining with rarity: a unifying framework, SIGKDD Explorations Special</w:t>
      </w:r>
      <w:ins w:id="226" w:author="Raul Cristian Muresan" w:date="2022-07-28T11:23:00Z">
        <w:r w:rsidR="002776D4">
          <w:rPr>
            <w:color w:val="6AA84F"/>
          </w:rPr>
          <w:t xml:space="preserve"> </w:t>
        </w:r>
      </w:ins>
      <w:r w:rsidRPr="00516B1B">
        <w:rPr>
          <w:color w:val="6AA84F"/>
          <w:rPrChange w:id="227" w:author="Raul Cristian Muresan" w:date="2022-07-28T11:23:00Z">
            <w:rPr/>
          </w:rPrChange>
        </w:rPr>
        <w:t>Issue on Learning from Imbalanced Datasets 6(1) (2004) 7–19.</w:t>
      </w:r>
    </w:p>
    <w:p w14:paraId="00000037" w14:textId="77777777" w:rsidR="0066058D" w:rsidRDefault="0066058D"/>
    <w:p w14:paraId="00000038" w14:textId="77777777" w:rsidR="0066058D" w:rsidRDefault="00000000">
      <w:pPr>
        <w:rPr>
          <w:color w:val="FF0000"/>
        </w:rPr>
      </w:pPr>
      <w:r>
        <w:rPr>
          <w:color w:val="FF0000"/>
        </w:rPr>
        <w:t>7. In the titles of Figure 1-7, a full stop is missing.</w:t>
      </w:r>
    </w:p>
    <w:p w14:paraId="00000039" w14:textId="77777777" w:rsidR="0066058D" w:rsidRDefault="00000000">
      <w:pPr>
        <w:rPr>
          <w:color w:val="6AA84F"/>
        </w:rPr>
      </w:pPr>
      <w:r>
        <w:rPr>
          <w:color w:val="6AA84F"/>
        </w:rPr>
        <w:t>A pertinent observation that we have missed. We would like to thank the reviewer for calling this to our attention. We have made sure that this is solved in the updated manuscript.</w:t>
      </w:r>
    </w:p>
    <w:p w14:paraId="0000003A" w14:textId="77777777" w:rsidR="0066058D" w:rsidRDefault="0066058D"/>
    <w:p w14:paraId="0000003B" w14:textId="77777777" w:rsidR="0066058D" w:rsidRDefault="0066058D"/>
    <w:p w14:paraId="0000003C" w14:textId="77777777" w:rsidR="0066058D" w:rsidRDefault="00000000">
      <w:r>
        <w:t>Reviewer #4: The paper "Improved Space Breakdown Method - Analysis of and improvements for a density based clustering method" is an interesting paper that seeks to present two improved versions of the Space Breakdown Method (SBM). Indeed, the authors point out that the SBM method for clustering neural data has good performances but is limited by its complexity in terms of space and time. To reduce this complexity, the authors propose IBM and IBM2, two improved versions of SBM.</w:t>
      </w:r>
    </w:p>
    <w:p w14:paraId="0000003D" w14:textId="77777777" w:rsidR="0066058D" w:rsidRDefault="00000000">
      <w:r>
        <w:lastRenderedPageBreak/>
        <w:t>The paper is interesting and has good potential. But there are some elements that need to be more detailed to allow a full understanding and reproducibility of the results and methods.</w:t>
      </w:r>
    </w:p>
    <w:p w14:paraId="0000003E" w14:textId="77777777" w:rsidR="0066058D" w:rsidRDefault="0066058D">
      <w:pPr>
        <w:rPr>
          <w:color w:val="FF0000"/>
        </w:rPr>
      </w:pPr>
    </w:p>
    <w:p w14:paraId="0000003F" w14:textId="77777777" w:rsidR="0066058D" w:rsidRDefault="00000000">
      <w:pPr>
        <w:rPr>
          <w:color w:val="FF0000"/>
        </w:rPr>
      </w:pPr>
      <w:r>
        <w:rPr>
          <w:color w:val="FF0000"/>
        </w:rPr>
        <w:t>First of all, the SBM, ISBM and ISBM2 algorithms are not detailed enough. Indeed, the centroid search step could be more explained. It is not clear, without further research, how the centroids are defined and how the number of clusters is finally defined.</w:t>
      </w:r>
    </w:p>
    <w:p w14:paraId="1D71D5F4" w14:textId="77777777" w:rsidR="0042513D" w:rsidRDefault="0042513D">
      <w:pPr>
        <w:rPr>
          <w:ins w:id="228" w:author="Raul Cristian Muresan" w:date="2022-07-28T11:23:00Z"/>
          <w:color w:val="6AA84F"/>
        </w:rPr>
      </w:pPr>
    </w:p>
    <w:p w14:paraId="00000040" w14:textId="644A3BCB" w:rsidR="0066058D" w:rsidRDefault="00000000">
      <w:pPr>
        <w:rPr>
          <w:color w:val="6AA84F"/>
        </w:rPr>
      </w:pPr>
      <w:r>
        <w:rPr>
          <w:color w:val="6AA84F"/>
        </w:rPr>
        <w:t>All these details have been provided in the original SBM article</w:t>
      </w:r>
      <w:ins w:id="229" w:author="Raul Cristian Muresan" w:date="2022-07-28T11:23:00Z">
        <w:r w:rsidR="0042513D">
          <w:rPr>
            <w:color w:val="6AA84F"/>
          </w:rPr>
          <w:t xml:space="preserve"> [</w:t>
        </w:r>
      </w:ins>
      <w:ins w:id="230" w:author="Raul Cristian Muresan" w:date="2022-07-28T11:24:00Z">
        <w:r w:rsidR="0042513D" w:rsidRPr="0042513D">
          <w:rPr>
            <w:color w:val="6AA84F"/>
            <w:highlight w:val="yellow"/>
            <w:rPrChange w:id="231" w:author="Raul Cristian Muresan" w:date="2022-07-28T11:24:00Z">
              <w:rPr>
                <w:color w:val="6AA84F"/>
              </w:rPr>
            </w:rPrChange>
          </w:rPr>
          <w:t>include ref here</w:t>
        </w:r>
        <w:r w:rsidR="0042513D">
          <w:rPr>
            <w:color w:val="6AA84F"/>
          </w:rPr>
          <w:t>].</w:t>
        </w:r>
      </w:ins>
      <w:del w:id="232" w:author="Raul Cristian Muresan" w:date="2022-07-28T11:24:00Z">
        <w:r w:rsidDel="0042513D">
          <w:rPr>
            <w:color w:val="6AA84F"/>
          </w:rPr>
          <w:delText>,</w:delText>
        </w:r>
      </w:del>
      <w:r>
        <w:rPr>
          <w:color w:val="6AA84F"/>
        </w:rPr>
        <w:t xml:space="preserve"> </w:t>
      </w:r>
      <w:del w:id="233" w:author="Raul Cristian Muresan" w:date="2022-07-28T11:24:00Z">
        <w:r w:rsidDel="0042513D">
          <w:rPr>
            <w:color w:val="6AA84F"/>
          </w:rPr>
          <w:delText xml:space="preserve">as </w:delText>
        </w:r>
      </w:del>
      <w:ins w:id="234" w:author="Raul Cristian Muresan" w:date="2022-07-28T11:24:00Z">
        <w:r w:rsidR="0042513D">
          <w:rPr>
            <w:color w:val="6AA84F"/>
          </w:rPr>
          <w:t>Since</w:t>
        </w:r>
        <w:r w:rsidR="0042513D">
          <w:rPr>
            <w:color w:val="6AA84F"/>
          </w:rPr>
          <w:t xml:space="preserve"> </w:t>
        </w:r>
      </w:ins>
      <w:r>
        <w:rPr>
          <w:color w:val="6AA84F"/>
        </w:rPr>
        <w:t>the improvements do not modify these steps</w:t>
      </w:r>
      <w:ins w:id="235" w:author="Raul Cristian Muresan" w:date="2022-07-28T11:24:00Z">
        <w:r w:rsidR="00660D1B">
          <w:rPr>
            <w:color w:val="6AA84F"/>
          </w:rPr>
          <w:t>,</w:t>
        </w:r>
      </w:ins>
      <w:r>
        <w:rPr>
          <w:color w:val="6AA84F"/>
        </w:rPr>
        <w:t xml:space="preserve"> we made only cursory explanations of these steps in the Appendix. Indeed, it can be problematic to understand the steps of the algorithm and its inner workings without this information. In order to boost readability and comprehension we have </w:t>
      </w:r>
      <w:ins w:id="236" w:author="Raul Cristian Muresan" w:date="2022-07-28T11:24:00Z">
        <w:r w:rsidR="00660D1B">
          <w:rPr>
            <w:color w:val="6AA84F"/>
          </w:rPr>
          <w:t xml:space="preserve">now </w:t>
        </w:r>
      </w:ins>
      <w:r>
        <w:rPr>
          <w:color w:val="6AA84F"/>
        </w:rPr>
        <w:t>added the solicited information</w:t>
      </w:r>
      <w:ins w:id="237" w:author="Raul Cristian Muresan" w:date="2022-07-28T11:24:00Z">
        <w:r w:rsidR="00660D1B">
          <w:rPr>
            <w:color w:val="6AA84F"/>
          </w:rPr>
          <w:t xml:space="preserve"> in </w:t>
        </w:r>
        <w:r w:rsidR="00660D1B" w:rsidRPr="00660D1B">
          <w:rPr>
            <w:color w:val="6AA84F"/>
            <w:highlight w:val="yellow"/>
            <w:rPrChange w:id="238" w:author="Raul Cristian Muresan" w:date="2022-07-28T11:24:00Z">
              <w:rPr>
                <w:color w:val="6AA84F"/>
              </w:rPr>
            </w:rPrChange>
          </w:rPr>
          <w:t>section/page…</w:t>
        </w:r>
      </w:ins>
      <w:del w:id="239" w:author="Raul Cristian Muresan" w:date="2022-07-28T11:24:00Z">
        <w:r w:rsidDel="00660D1B">
          <w:rPr>
            <w:color w:val="6AA84F"/>
          </w:rPr>
          <w:delText>.</w:delText>
        </w:r>
      </w:del>
      <w:r>
        <w:rPr>
          <w:color w:val="6AA84F"/>
        </w:rPr>
        <w:t xml:space="preserve"> </w:t>
      </w:r>
    </w:p>
    <w:p w14:paraId="00000041" w14:textId="77777777" w:rsidR="0066058D" w:rsidRDefault="0066058D">
      <w:pPr>
        <w:rPr>
          <w:color w:val="FF0000"/>
        </w:rPr>
      </w:pPr>
    </w:p>
    <w:p w14:paraId="00000042" w14:textId="77777777" w:rsidR="0066058D" w:rsidRDefault="00000000">
      <w:pPr>
        <w:rPr>
          <w:color w:val="FF0000"/>
        </w:rPr>
      </w:pPr>
      <w:r>
        <w:rPr>
          <w:color w:val="FF0000"/>
        </w:rPr>
        <w:t>Moreover, from my point of view, the IBM and IBM2 methods seem to have good performances and a real improvement but, the methods are not well defined and explained. First of all, the difference between the two methods is not clear enough and the construction of the graphs is not detailed. Both methods should be presented more clearly to allow reproducibility by other readers.</w:t>
      </w:r>
    </w:p>
    <w:p w14:paraId="70BE89C9" w14:textId="77777777" w:rsidR="00660D1B" w:rsidRDefault="00660D1B">
      <w:pPr>
        <w:rPr>
          <w:ins w:id="240" w:author="Raul Cristian Muresan" w:date="2022-07-28T11:24:00Z"/>
          <w:color w:val="6AA84F"/>
        </w:rPr>
      </w:pPr>
    </w:p>
    <w:p w14:paraId="00000043" w14:textId="49685A74" w:rsidR="0066058D" w:rsidRDefault="00000000">
      <w:pPr>
        <w:rPr>
          <w:color w:val="6AA84F"/>
        </w:rPr>
      </w:pPr>
      <w:r>
        <w:rPr>
          <w:color w:val="6AA84F"/>
        </w:rPr>
        <w:t>Reproducibility should be feasible as the code has been provided and it is openly accessible</w:t>
      </w:r>
      <w:ins w:id="241" w:author="Raul Cristian Muresan" w:date="2022-07-28T11:24:00Z">
        <w:r w:rsidR="00660D1B">
          <w:rPr>
            <w:color w:val="6AA84F"/>
          </w:rPr>
          <w:t xml:space="preserve"> here </w:t>
        </w:r>
      </w:ins>
      <w:ins w:id="242" w:author="Raul Cristian Muresan" w:date="2022-07-28T11:25:00Z">
        <w:r w:rsidR="00660D1B" w:rsidRPr="00660D1B">
          <w:rPr>
            <w:color w:val="6AA84F"/>
            <w:highlight w:val="yellow"/>
            <w:rPrChange w:id="243" w:author="Raul Cristian Muresan" w:date="2022-07-28T11:25:00Z">
              <w:rPr>
                <w:color w:val="6AA84F"/>
              </w:rPr>
            </w:rPrChange>
          </w:rPr>
          <w:t>https://aaaaaaaaaa</w:t>
        </w:r>
      </w:ins>
      <w:r>
        <w:rPr>
          <w:color w:val="6AA84F"/>
        </w:rPr>
        <w:t xml:space="preserve">. Indeed, all of the reviewers mentioned the confusion generated by the ISBM and ISBM2 notations. </w:t>
      </w:r>
      <w:del w:id="244" w:author="Raul Cristian Muresan" w:date="2022-07-28T11:25:00Z">
        <w:r w:rsidDel="00660D1B">
          <w:rPr>
            <w:color w:val="6AA84F"/>
          </w:rPr>
          <w:delText>As mentioned in previous comments, t</w:delText>
        </w:r>
      </w:del>
      <w:ins w:id="245" w:author="Raul Cristian Muresan" w:date="2022-07-28T11:25:00Z">
        <w:r w:rsidR="00660D1B">
          <w:rPr>
            <w:color w:val="6AA84F"/>
          </w:rPr>
          <w:t>T</w:t>
        </w:r>
      </w:ins>
      <w:r>
        <w:rPr>
          <w:color w:val="6AA84F"/>
        </w:rPr>
        <w:t xml:space="preserve">his issue has </w:t>
      </w:r>
      <w:ins w:id="246" w:author="Raul Cristian Muresan" w:date="2022-07-28T11:25:00Z">
        <w:r w:rsidR="00660D1B">
          <w:rPr>
            <w:color w:val="6AA84F"/>
          </w:rPr>
          <w:t xml:space="preserve">now </w:t>
        </w:r>
      </w:ins>
      <w:r>
        <w:rPr>
          <w:color w:val="6AA84F"/>
        </w:rPr>
        <w:t xml:space="preserve">been addressed in the updated manuscript and we have added all the explanations </w:t>
      </w:r>
      <w:ins w:id="247" w:author="Raul Cristian Muresan" w:date="2022-07-28T11:25:00Z">
        <w:r w:rsidR="008A51E9">
          <w:rPr>
            <w:color w:val="6AA84F"/>
          </w:rPr>
          <w:t>requested</w:t>
        </w:r>
        <w:r w:rsidR="008A51E9">
          <w:rPr>
            <w:color w:val="6AA84F"/>
          </w:rPr>
          <w:t xml:space="preserve"> </w:t>
        </w:r>
      </w:ins>
      <w:del w:id="248" w:author="Raul Cristian Muresan" w:date="2022-07-28T11:25:00Z">
        <w:r w:rsidDel="008A51E9">
          <w:rPr>
            <w:color w:val="6AA84F"/>
          </w:rPr>
          <w:delText xml:space="preserve">of </w:delText>
        </w:r>
      </w:del>
      <w:ins w:id="249" w:author="Raul Cristian Muresan" w:date="2022-07-28T11:25:00Z">
        <w:r w:rsidR="008A51E9">
          <w:rPr>
            <w:color w:val="6AA84F"/>
          </w:rPr>
          <w:t>for</w:t>
        </w:r>
        <w:r w:rsidR="008A51E9">
          <w:rPr>
            <w:color w:val="6AA84F"/>
          </w:rPr>
          <w:t xml:space="preserve"> </w:t>
        </w:r>
      </w:ins>
      <w:r>
        <w:rPr>
          <w:color w:val="6AA84F"/>
        </w:rPr>
        <w:t>the algorithm</w:t>
      </w:r>
      <w:ins w:id="250" w:author="Raul Cristian Muresan" w:date="2022-07-28T11:25:00Z">
        <w:r w:rsidR="008A51E9">
          <w:rPr>
            <w:color w:val="6AA84F"/>
          </w:rPr>
          <w:t>.</w:t>
        </w:r>
        <w:r w:rsidR="00167181">
          <w:rPr>
            <w:color w:val="6AA84F"/>
          </w:rPr>
          <w:t xml:space="preserve"> </w:t>
        </w:r>
        <w:r w:rsidR="00167181" w:rsidRPr="00167181">
          <w:rPr>
            <w:color w:val="6AA84F"/>
            <w:highlight w:val="yellow"/>
            <w:rPrChange w:id="251" w:author="Raul Cristian Muresan" w:date="2022-07-28T11:26:00Z">
              <w:rPr>
                <w:color w:val="6AA84F"/>
              </w:rPr>
            </w:rPrChange>
          </w:rPr>
          <w:t xml:space="preserve">[Mention where you added </w:t>
        </w:r>
      </w:ins>
      <w:ins w:id="252" w:author="Raul Cristian Muresan" w:date="2022-07-28T11:26:00Z">
        <w:r w:rsidR="00167181" w:rsidRPr="00167181">
          <w:rPr>
            <w:color w:val="6AA84F"/>
            <w:highlight w:val="yellow"/>
            <w:rPrChange w:id="253" w:author="Raul Cristian Muresan" w:date="2022-07-28T11:26:00Z">
              <w:rPr>
                <w:color w:val="6AA84F"/>
              </w:rPr>
            </w:rPrChange>
          </w:rPr>
          <w:t>the explanations].</w:t>
        </w:r>
      </w:ins>
      <w:del w:id="254" w:author="Raul Cristian Muresan" w:date="2022-07-28T11:25:00Z">
        <w:r w:rsidDel="008A51E9">
          <w:rPr>
            <w:color w:val="6AA84F"/>
          </w:rPr>
          <w:delText xml:space="preserve"> requested.</w:delText>
        </w:r>
        <w:r w:rsidDel="00660D1B">
          <w:rPr>
            <w:color w:val="6AA84F"/>
          </w:rPr>
          <w:delText xml:space="preserve"> </w:delText>
        </w:r>
      </w:del>
    </w:p>
    <w:p w14:paraId="00000044" w14:textId="77777777" w:rsidR="0066058D" w:rsidRDefault="0066058D">
      <w:pPr>
        <w:rPr>
          <w:color w:val="FF0000"/>
        </w:rPr>
      </w:pPr>
    </w:p>
    <w:p w14:paraId="00000045" w14:textId="77777777" w:rsidR="0066058D" w:rsidRDefault="00000000">
      <w:pPr>
        <w:rPr>
          <w:color w:val="FF0000"/>
        </w:rPr>
      </w:pPr>
      <w:r>
        <w:rPr>
          <w:color w:val="FF0000"/>
        </w:rPr>
        <w:t>In order to ensure reproducibility of the results, the simulation of the data could also be explained. Indeed, it is clear that we use a Gaussian distribution for the simulation of the data, but we do not know the shapes and values of the variances for example.</w:t>
      </w:r>
    </w:p>
    <w:p w14:paraId="0DA5FC85" w14:textId="77777777" w:rsidR="00B86347" w:rsidRDefault="00B86347">
      <w:pPr>
        <w:rPr>
          <w:ins w:id="255" w:author="Raul Cristian Muresan" w:date="2022-07-28T11:26:00Z"/>
          <w:color w:val="6AA84F"/>
        </w:rPr>
      </w:pPr>
    </w:p>
    <w:p w14:paraId="00000046" w14:textId="72FA76A1" w:rsidR="0066058D" w:rsidRDefault="00000000">
      <w:pPr>
        <w:rPr>
          <w:color w:val="6AA84F"/>
        </w:rPr>
      </w:pPr>
      <w:r>
        <w:rPr>
          <w:color w:val="6AA84F"/>
        </w:rPr>
        <w:t>The simulations found in the manuscript are openly accessible and all the information asked for is presented in the original article presenting the datasets. This was explained in the ‘Data’ subsection and the reference was provided:</w:t>
      </w:r>
    </w:p>
    <w:p w14:paraId="00000047" w14:textId="77777777" w:rsidR="0066058D" w:rsidRDefault="0066058D">
      <w:pPr>
        <w:rPr>
          <w:color w:val="6AA84F"/>
        </w:rPr>
      </w:pPr>
    </w:p>
    <w:p w14:paraId="00000048" w14:textId="77777777" w:rsidR="0066058D" w:rsidRDefault="00000000">
      <w:pPr>
        <w:rPr>
          <w:color w:val="6AA84F"/>
        </w:rPr>
      </w:pPr>
      <w:r>
        <w:rPr>
          <w:color w:val="6AA84F"/>
        </w:rPr>
        <w:t>C. Pedreira, J. Martinez, M. J. Ison, and R. Quian Quiroga, ‘How many neurons can we see with current spike sorting algorithms?’, J. Neurosci. Methods, vol. 211, no. 1, pp. 58–65, Oct. 2012, doi: 10.1016/j.jneumeth.2012.07.010.</w:t>
      </w:r>
    </w:p>
    <w:p w14:paraId="00000049" w14:textId="77777777" w:rsidR="0066058D" w:rsidRDefault="0066058D">
      <w:pPr>
        <w:rPr>
          <w:color w:val="6AA84F"/>
        </w:rPr>
      </w:pPr>
    </w:p>
    <w:p w14:paraId="0000004A" w14:textId="52F2BFDD" w:rsidR="0066058D" w:rsidRDefault="00B86347">
      <w:pPr>
        <w:rPr>
          <w:color w:val="6AA84F"/>
        </w:rPr>
      </w:pPr>
      <w:commentRangeStart w:id="256"/>
      <w:ins w:id="257" w:author="Raul Cristian Muresan" w:date="2022-07-28T11:26:00Z">
        <w:r>
          <w:rPr>
            <w:color w:val="6AA84F"/>
          </w:rPr>
          <w:t xml:space="preserve">In addition, </w:t>
        </w:r>
      </w:ins>
      <w:del w:id="258" w:author="Raul Cristian Muresan" w:date="2022-07-28T11:26:00Z">
        <w:r w:rsidR="00000000" w:rsidDel="00B86347">
          <w:rPr>
            <w:color w:val="6AA84F"/>
          </w:rPr>
          <w:delText>W</w:delText>
        </w:r>
      </w:del>
      <w:ins w:id="259" w:author="Raul Cristian Muresan" w:date="2022-07-28T11:26:00Z">
        <w:r>
          <w:rPr>
            <w:color w:val="6AA84F"/>
          </w:rPr>
          <w:t>w</w:t>
        </w:r>
      </w:ins>
      <w:r w:rsidR="00000000">
        <w:rPr>
          <w:color w:val="6AA84F"/>
        </w:rPr>
        <w:t>e included the requested information in the updated manuscript.</w:t>
      </w:r>
      <w:commentRangeEnd w:id="256"/>
      <w:r w:rsidR="00955BDE">
        <w:rPr>
          <w:rStyle w:val="CommentReference"/>
        </w:rPr>
        <w:commentReference w:id="256"/>
      </w:r>
      <w:r w:rsidR="00000000">
        <w:rPr>
          <w:color w:val="6AA84F"/>
        </w:rPr>
        <w:t xml:space="preserve"> </w:t>
      </w:r>
    </w:p>
    <w:p w14:paraId="0000004B" w14:textId="77777777" w:rsidR="0066058D" w:rsidRDefault="0066058D">
      <w:pPr>
        <w:rPr>
          <w:color w:val="6AA84F"/>
        </w:rPr>
      </w:pPr>
    </w:p>
    <w:p w14:paraId="0000004C" w14:textId="77777777" w:rsidR="0066058D" w:rsidRDefault="0066058D">
      <w:pPr>
        <w:rPr>
          <w:color w:val="6AA84F"/>
        </w:rPr>
      </w:pPr>
    </w:p>
    <w:p w14:paraId="0000004D" w14:textId="77777777" w:rsidR="0066058D" w:rsidRDefault="00000000">
      <w:pPr>
        <w:rPr>
          <w:color w:val="FF0000"/>
        </w:rPr>
      </w:pPr>
      <w:r>
        <w:rPr>
          <w:color w:val="FF0000"/>
        </w:rPr>
        <w:t>Finally, there are some remarks concerning the readability of the figures. The figures are clear in size and font, but the titles should be clearer. Indeed, in figure 1, appendix 4, there are graphs (a, b and c) with the same title but a different figure. This can be confusing for the reader, even though the legend details the data in these graphs. In addition, the results of SBM, ISBM and ISBM2 are presented in Figures 3 and 4, but the titles of the graphs do not use the terms "ISBM" and "ISBM2", which can also be confusing. Figure 7 does not have an x-axis and a y-axis. It would be clearer if the authors explained why there is no axis or added axes to the graph to improve understanding.</w:t>
      </w:r>
    </w:p>
    <w:p w14:paraId="7992A272" w14:textId="77777777" w:rsidR="005A1531" w:rsidRDefault="00955BDE">
      <w:pPr>
        <w:rPr>
          <w:ins w:id="260" w:author="Raul Cristian Muresan" w:date="2022-07-28T11:28:00Z"/>
          <w:color w:val="6AA84F"/>
        </w:rPr>
      </w:pPr>
      <w:ins w:id="261" w:author="Raul Cristian Muresan" w:date="2022-07-28T11:26:00Z">
        <w:r>
          <w:rPr>
            <w:color w:val="6AA84F"/>
          </w:rPr>
          <w:lastRenderedPageBreak/>
          <w:t>We thank the review</w:t>
        </w:r>
      </w:ins>
      <w:ins w:id="262" w:author="Raul Cristian Muresan" w:date="2022-07-28T11:27:00Z">
        <w:r>
          <w:rPr>
            <w:color w:val="6AA84F"/>
          </w:rPr>
          <w:t xml:space="preserve">er for </w:t>
        </w:r>
      </w:ins>
      <w:del w:id="263" w:author="Raul Cristian Muresan" w:date="2022-07-28T11:27:00Z">
        <w:r w:rsidR="00000000" w:rsidDel="00955BDE">
          <w:rPr>
            <w:color w:val="6AA84F"/>
          </w:rPr>
          <w:delText>This is an appropriate concern</w:delText>
        </w:r>
      </w:del>
      <w:ins w:id="264" w:author="Raul Cristian Muresan" w:date="2022-07-28T11:27:00Z">
        <w:r>
          <w:rPr>
            <w:color w:val="6AA84F"/>
          </w:rPr>
          <w:t>indicating these issues.</w:t>
        </w:r>
      </w:ins>
      <w:r w:rsidR="00000000">
        <w:rPr>
          <w:color w:val="6AA84F"/>
        </w:rPr>
        <w:t xml:space="preserve"> </w:t>
      </w:r>
      <w:del w:id="265" w:author="Raul Cristian Muresan" w:date="2022-07-28T11:27:00Z">
        <w:r w:rsidR="00000000" w:rsidDel="00955BDE">
          <w:rPr>
            <w:color w:val="6AA84F"/>
          </w:rPr>
          <w:delText>and w</w:delText>
        </w:r>
      </w:del>
      <w:ins w:id="266" w:author="Raul Cristian Muresan" w:date="2022-07-28T11:27:00Z">
        <w:r>
          <w:rPr>
            <w:color w:val="6AA84F"/>
          </w:rPr>
          <w:t>W</w:t>
        </w:r>
      </w:ins>
      <w:r w:rsidR="00000000">
        <w:rPr>
          <w:color w:val="6AA84F"/>
        </w:rPr>
        <w:t xml:space="preserve">e have </w:t>
      </w:r>
      <w:ins w:id="267" w:author="Raul Cristian Muresan" w:date="2022-07-28T11:27:00Z">
        <w:r>
          <w:rPr>
            <w:color w:val="6AA84F"/>
          </w:rPr>
          <w:t xml:space="preserve">now </w:t>
        </w:r>
      </w:ins>
      <w:r w:rsidR="00000000">
        <w:rPr>
          <w:color w:val="6AA84F"/>
        </w:rPr>
        <w:t xml:space="preserve">remade the figures to increase their readability. </w:t>
      </w:r>
      <w:del w:id="268" w:author="Raul Cristian Muresan" w:date="2022-07-28T11:27:00Z">
        <w:r w:rsidR="00000000" w:rsidDel="00955BDE">
          <w:rPr>
            <w:color w:val="6AA84F"/>
          </w:rPr>
          <w:delText>The consternation of t</w:delText>
        </w:r>
      </w:del>
      <w:ins w:id="269" w:author="Raul Cristian Muresan" w:date="2022-07-28T11:27:00Z">
        <w:r>
          <w:rPr>
            <w:color w:val="6AA84F"/>
          </w:rPr>
          <w:t>T</w:t>
        </w:r>
      </w:ins>
      <w:r w:rsidR="00000000">
        <w:rPr>
          <w:color w:val="6AA84F"/>
        </w:rPr>
        <w:t>he ISBM denominations ha</w:t>
      </w:r>
      <w:ins w:id="270" w:author="Raul Cristian Muresan" w:date="2022-07-28T11:27:00Z">
        <w:r w:rsidR="00DA2CC0">
          <w:rPr>
            <w:color w:val="6AA84F"/>
          </w:rPr>
          <w:t>ve</w:t>
        </w:r>
      </w:ins>
      <w:del w:id="271" w:author="Raul Cristian Muresan" w:date="2022-07-28T11:27:00Z">
        <w:r w:rsidR="00000000" w:rsidDel="00DA2CC0">
          <w:rPr>
            <w:color w:val="6AA84F"/>
          </w:rPr>
          <w:delText>s</w:delText>
        </w:r>
      </w:del>
      <w:r w:rsidR="00000000">
        <w:rPr>
          <w:color w:val="6AA84F"/>
        </w:rPr>
        <w:t xml:space="preserve"> been updated and more details are provided in </w:t>
      </w:r>
      <w:del w:id="272" w:author="Raul Cristian Muresan" w:date="2022-07-28T11:28:00Z">
        <w:r w:rsidR="00000000" w:rsidDel="00DA2CC0">
          <w:rPr>
            <w:color w:val="6AA84F"/>
          </w:rPr>
          <w:delText>previous comments</w:delText>
        </w:r>
      </w:del>
      <w:ins w:id="273" w:author="Raul Cristian Muresan" w:date="2022-07-28T11:28:00Z">
        <w:r w:rsidR="00DA2CC0">
          <w:rPr>
            <w:color w:val="6AA84F"/>
          </w:rPr>
          <w:t>the manuscript</w:t>
        </w:r>
      </w:ins>
      <w:r w:rsidR="00000000">
        <w:rPr>
          <w:color w:val="6AA84F"/>
        </w:rPr>
        <w:t xml:space="preserve">. This was indeed an issue that we overlooked in the </w:t>
      </w:r>
      <w:ins w:id="274" w:author="Raul Cristian Muresan" w:date="2022-07-28T11:28:00Z">
        <w:r w:rsidR="00402A1C">
          <w:rPr>
            <w:color w:val="6AA84F"/>
          </w:rPr>
          <w:t xml:space="preserve">initial </w:t>
        </w:r>
      </w:ins>
      <w:r w:rsidR="00000000">
        <w:rPr>
          <w:color w:val="6AA84F"/>
        </w:rPr>
        <w:t>explanations</w:t>
      </w:r>
      <w:del w:id="275" w:author="Raul Cristian Muresan" w:date="2022-07-28T11:28:00Z">
        <w:r w:rsidR="00000000" w:rsidDel="00402A1C">
          <w:rPr>
            <w:color w:val="6AA84F"/>
          </w:rPr>
          <w:delText xml:space="preserve"> as to us it seemed clear, when reviewing our work we understood the point of view of a reader and how confusing it can become</w:delText>
        </w:r>
      </w:del>
      <w:r w:rsidR="00000000">
        <w:rPr>
          <w:color w:val="6AA84F"/>
        </w:rPr>
        <w:t>.</w:t>
      </w:r>
    </w:p>
    <w:p w14:paraId="2B57E427" w14:textId="77777777" w:rsidR="005A1531" w:rsidRDefault="005A1531">
      <w:pPr>
        <w:rPr>
          <w:ins w:id="276" w:author="Raul Cristian Muresan" w:date="2022-07-28T11:28:00Z"/>
          <w:color w:val="6AA84F"/>
        </w:rPr>
      </w:pPr>
    </w:p>
    <w:p w14:paraId="0000004E" w14:textId="1C97DCDD" w:rsidR="0066058D" w:rsidRDefault="00000000">
      <w:pPr>
        <w:rPr>
          <w:color w:val="FF0000"/>
        </w:rPr>
      </w:pPr>
      <w:del w:id="277" w:author="Raul Cristian Muresan" w:date="2022-07-28T11:28:00Z">
        <w:r w:rsidDel="005A1531">
          <w:rPr>
            <w:color w:val="6AA84F"/>
          </w:rPr>
          <w:delText xml:space="preserve"> </w:delText>
        </w:r>
      </w:del>
      <w:r>
        <w:rPr>
          <w:color w:val="6AA84F"/>
        </w:rPr>
        <w:t xml:space="preserve">Indeed, Figure 7 does not have any axis, this is due to the fact that the processing of real data (from the original signal) to the separated spikes was done in an altogether different software. Once the spikes have been filtered and thresholded by amplitude only then do we start the processes presented in the article. This </w:t>
      </w:r>
      <w:del w:id="278" w:author="Raul Cristian Muresan" w:date="2022-07-28T11:29:00Z">
        <w:r w:rsidDel="005A1531">
          <w:rPr>
            <w:color w:val="6AA84F"/>
          </w:rPr>
          <w:delText xml:space="preserve">is indeed an </w:delText>
        </w:r>
      </w:del>
      <w:r>
        <w:rPr>
          <w:color w:val="6AA84F"/>
        </w:rPr>
        <w:t xml:space="preserve">issue </w:t>
      </w:r>
      <w:del w:id="279" w:author="Raul Cristian Muresan" w:date="2022-07-28T11:29:00Z">
        <w:r w:rsidDel="005A1531">
          <w:rPr>
            <w:color w:val="6AA84F"/>
          </w:rPr>
          <w:delText xml:space="preserve">that </w:delText>
        </w:r>
      </w:del>
      <w:r>
        <w:rPr>
          <w:color w:val="6AA84F"/>
        </w:rPr>
        <w:t xml:space="preserve">has </w:t>
      </w:r>
      <w:ins w:id="280" w:author="Raul Cristian Muresan" w:date="2022-07-28T11:29:00Z">
        <w:r w:rsidR="005A1531">
          <w:rPr>
            <w:color w:val="6AA84F"/>
          </w:rPr>
          <w:t xml:space="preserve">now </w:t>
        </w:r>
      </w:ins>
      <w:r>
        <w:rPr>
          <w:color w:val="6AA84F"/>
        </w:rPr>
        <w:t xml:space="preserve">been addressed </w:t>
      </w:r>
      <w:del w:id="281" w:author="Raul Cristian Muresan" w:date="2022-07-28T11:29:00Z">
        <w:r w:rsidDel="00705FA0">
          <w:rPr>
            <w:color w:val="6AA84F"/>
          </w:rPr>
          <w:delText xml:space="preserve">as </w:delText>
        </w:r>
      </w:del>
      <w:ins w:id="282" w:author="Raul Cristian Muresan" w:date="2022-07-28T11:29:00Z">
        <w:r w:rsidR="00705FA0">
          <w:rPr>
            <w:color w:val="6AA84F"/>
          </w:rPr>
          <w:t>and</w:t>
        </w:r>
        <w:r w:rsidR="00705FA0">
          <w:rPr>
            <w:color w:val="6AA84F"/>
          </w:rPr>
          <w:t xml:space="preserve"> </w:t>
        </w:r>
      </w:ins>
      <w:r>
        <w:rPr>
          <w:color w:val="6AA84F"/>
        </w:rPr>
        <w:t xml:space="preserve">the figure was </w:t>
      </w:r>
      <w:del w:id="283" w:author="Raul Cristian Muresan" w:date="2022-07-28T11:29:00Z">
        <w:r w:rsidDel="00705FA0">
          <w:rPr>
            <w:color w:val="6AA84F"/>
          </w:rPr>
          <w:delText>remade</w:delText>
        </w:r>
      </w:del>
      <w:ins w:id="284" w:author="Raul Cristian Muresan" w:date="2022-07-28T11:29:00Z">
        <w:r w:rsidR="00705FA0">
          <w:rPr>
            <w:color w:val="6AA84F"/>
          </w:rPr>
          <w:t>corrected</w:t>
        </w:r>
      </w:ins>
      <w:r>
        <w:rPr>
          <w:color w:val="6AA84F"/>
        </w:rPr>
        <w:t>.</w:t>
      </w:r>
      <w:del w:id="285" w:author="Raul Cristian Muresan" w:date="2022-07-28T11:29:00Z">
        <w:r w:rsidDel="005A1531">
          <w:rPr>
            <w:color w:val="6AA84F"/>
          </w:rPr>
          <w:delText xml:space="preserve"> </w:delText>
        </w:r>
      </w:del>
    </w:p>
    <w:p w14:paraId="0000004F" w14:textId="77777777" w:rsidR="0066058D" w:rsidRDefault="0066058D">
      <w:pPr>
        <w:rPr>
          <w:color w:val="FF0000"/>
        </w:rPr>
      </w:pPr>
    </w:p>
    <w:p w14:paraId="00000050" w14:textId="77777777" w:rsidR="0066058D" w:rsidRDefault="00000000">
      <w:pPr>
        <w:rPr>
          <w:color w:val="FF0000"/>
        </w:rPr>
      </w:pPr>
      <w:r>
        <w:rPr>
          <w:color w:val="FF0000"/>
        </w:rPr>
        <w:t>Finally, there could be a typographical error in formula (1).</w:t>
      </w:r>
    </w:p>
    <w:p w14:paraId="7CC9FD55" w14:textId="77777777" w:rsidR="00F1501B" w:rsidRDefault="00F1501B">
      <w:pPr>
        <w:rPr>
          <w:ins w:id="286" w:author="Raul Cristian Muresan" w:date="2022-07-28T11:29:00Z"/>
          <w:color w:val="93C47D"/>
        </w:rPr>
      </w:pPr>
    </w:p>
    <w:p w14:paraId="00000051" w14:textId="475374DA" w:rsidR="0066058D" w:rsidRDefault="00000000">
      <w:pPr>
        <w:rPr>
          <w:color w:val="93C47D"/>
        </w:rPr>
      </w:pPr>
      <w:r>
        <w:rPr>
          <w:color w:val="93C47D"/>
        </w:rPr>
        <w:t>We would like to thank the reviewers for pointing out that the formula is not easily understandable. We modified the equation to make it more clear</w:t>
      </w:r>
      <w:del w:id="287" w:author="Raul Cristian Muresan" w:date="2022-07-28T11:29:00Z">
        <w:r w:rsidDel="00F1501B">
          <w:rPr>
            <w:color w:val="93C47D"/>
          </w:rPr>
          <w:delText xml:space="preserve"> that the apostrophe used meant prime as the formula presented a transformation, specifically a normalisation</w:delText>
        </w:r>
      </w:del>
      <w:r>
        <w:rPr>
          <w:color w:val="93C47D"/>
        </w:rPr>
        <w:t xml:space="preserve">. Additionally, we have </w:t>
      </w:r>
      <w:ins w:id="288" w:author="Raul Cristian Muresan" w:date="2022-07-28T11:29:00Z">
        <w:r w:rsidR="00F1501B">
          <w:rPr>
            <w:color w:val="93C47D"/>
          </w:rPr>
          <w:t xml:space="preserve">now </w:t>
        </w:r>
      </w:ins>
      <w:r>
        <w:rPr>
          <w:color w:val="93C47D"/>
        </w:rPr>
        <w:t>mentioned in the previous paragraph what the parameters are.</w:t>
      </w:r>
      <w:del w:id="289" w:author="Raul Cristian Muresan" w:date="2022-07-28T11:29:00Z">
        <w:r w:rsidDel="00F1501B">
          <w:rPr>
            <w:color w:val="93C47D"/>
          </w:rPr>
          <w:delText xml:space="preserve"> </w:delText>
        </w:r>
      </w:del>
    </w:p>
    <w:p w14:paraId="00000052" w14:textId="77777777" w:rsidR="0066058D" w:rsidRDefault="0066058D">
      <w:pPr>
        <w:rPr>
          <w:color w:val="FF0000"/>
        </w:rPr>
      </w:pPr>
    </w:p>
    <w:p w14:paraId="00000053" w14:textId="77777777" w:rsidR="0066058D" w:rsidRDefault="00000000">
      <w:pPr>
        <w:rPr>
          <w:color w:val="FF0000"/>
        </w:rPr>
      </w:pPr>
      <w:r>
        <w:rPr>
          <w:color w:val="FF0000"/>
        </w:rPr>
        <w:t>In conclusion, this paper is interesting and the methods presented have good performance and reduce considerably the temporal and spatial complexity of SBM. But more details are needed for the presentation of the methods and more readability for the titles of the figures.</w:t>
      </w:r>
    </w:p>
    <w:p w14:paraId="00000054" w14:textId="6575C844" w:rsidR="0066058D" w:rsidRDefault="0066058D">
      <w:pPr>
        <w:rPr>
          <w:ins w:id="290" w:author="Raul Cristian Muresan" w:date="2022-07-28T11:30:00Z"/>
          <w:color w:val="6AA84F"/>
        </w:rPr>
      </w:pPr>
    </w:p>
    <w:p w14:paraId="7290D35C" w14:textId="0A2E8B4C" w:rsidR="004C0841" w:rsidRDefault="004C0841">
      <w:pPr>
        <w:rPr>
          <w:color w:val="6AA84F"/>
        </w:rPr>
      </w:pPr>
      <w:ins w:id="291" w:author="Raul Cristian Muresan" w:date="2022-07-28T11:30:00Z">
        <w:r>
          <w:rPr>
            <w:color w:val="6AA84F"/>
          </w:rPr>
          <w:t>We thank the reviewer for the very helpful comments and hope we have addressed their concerns satisfactorily.</w:t>
        </w:r>
        <w:r>
          <w:rPr>
            <w:color w:val="6AA84F"/>
          </w:rPr>
          <w:t xml:space="preserve"> </w:t>
        </w:r>
      </w:ins>
    </w:p>
    <w:p w14:paraId="00000055" w14:textId="77777777" w:rsidR="0066058D" w:rsidRDefault="0066058D"/>
    <w:p w14:paraId="00000056" w14:textId="77777777" w:rsidR="0066058D" w:rsidRDefault="0066058D"/>
    <w:p w14:paraId="00000057" w14:textId="77777777" w:rsidR="0066058D" w:rsidRDefault="00000000">
      <w:r>
        <w:t>Reviewer #5: This manuscript introduces a new algorithm for spike sorting. The proposed approach improves an earlier version of a clustering algorithm developed specifically for low</w:t>
      </w:r>
    </w:p>
    <w:p w14:paraId="00000058" w14:textId="77777777" w:rsidR="0066058D" w:rsidRDefault="00000000">
      <w:r>
        <w:t>dimensional data. They propose replacing the main structure of the algorithm with a</w:t>
      </w:r>
    </w:p>
    <w:p w14:paraId="00000059" w14:textId="77777777" w:rsidR="0066058D" w:rsidRDefault="00000000">
      <w:r>
        <w:t>graph, and using different partition numbers for each feature. With such modifications</w:t>
      </w:r>
    </w:p>
    <w:p w14:paraId="0000005A" w14:textId="77777777" w:rsidR="0066058D" w:rsidRDefault="00000000">
      <w:r>
        <w:t>they intend to improve the computing requirements of the original method.</w:t>
      </w:r>
    </w:p>
    <w:p w14:paraId="0000005B" w14:textId="77777777" w:rsidR="0066058D" w:rsidRDefault="00000000">
      <w:r>
        <w:t>Although this might be a relevant problem, the manuscript has many issues that I present</w:t>
      </w:r>
    </w:p>
    <w:p w14:paraId="0000005C" w14:textId="77777777" w:rsidR="0066058D" w:rsidRDefault="00000000">
      <w:r>
        <w:t>below. Overall the work is still very immature and requires substantial improvements.</w:t>
      </w:r>
    </w:p>
    <w:p w14:paraId="0000005D" w14:textId="77777777" w:rsidR="0066058D" w:rsidRDefault="0066058D"/>
    <w:p w14:paraId="0000005E" w14:textId="77777777" w:rsidR="0066058D" w:rsidRDefault="00000000">
      <w:pPr>
        <w:rPr>
          <w:color w:val="FF0000"/>
        </w:rPr>
      </w:pPr>
      <w:r>
        <w:rPr>
          <w:color w:val="FF0000"/>
        </w:rPr>
        <w:t>1. The problem is ill-posed. It is not clear to me what is exactly the issue that the</w:t>
      </w:r>
    </w:p>
    <w:p w14:paraId="0000005F" w14:textId="77777777" w:rsidR="0066058D" w:rsidRDefault="00000000">
      <w:pPr>
        <w:rPr>
          <w:color w:val="FF0000"/>
        </w:rPr>
      </w:pPr>
      <w:r>
        <w:rPr>
          <w:color w:val="FF0000"/>
        </w:rPr>
        <w:t>authors are trying to tackle. It seems that they are interested in clustering</w:t>
      </w:r>
    </w:p>
    <w:p w14:paraId="00000060" w14:textId="77777777" w:rsidR="0066058D" w:rsidRDefault="00000000">
      <w:pPr>
        <w:rPr>
          <w:color w:val="FF0000"/>
        </w:rPr>
      </w:pPr>
      <w:r>
        <w:rPr>
          <w:color w:val="FF0000"/>
        </w:rPr>
        <w:t>high volume data. However, they describe a problem that is more suitable (at first) to supervised learning. From what they wrote, I understood they want to assign labels to neuronal discharges. Some issues arise from the nature of the problem, as reported, since</w:t>
      </w:r>
    </w:p>
    <w:p w14:paraId="00000061" w14:textId="77777777" w:rsidR="0066058D" w:rsidRDefault="00000000">
      <w:pPr>
        <w:rPr>
          <w:color w:val="FF0000"/>
        </w:rPr>
      </w:pPr>
      <w:r>
        <w:rPr>
          <w:color w:val="FF0000"/>
        </w:rPr>
        <w:t>different neurons (cells) have different firing rates. This leads to a natural imbalance</w:t>
      </w:r>
    </w:p>
    <w:p w14:paraId="00000062" w14:textId="77777777" w:rsidR="0066058D" w:rsidRDefault="00000000">
      <w:pPr>
        <w:rPr>
          <w:color w:val="FF0000"/>
        </w:rPr>
      </w:pPr>
      <w:r>
        <w:rPr>
          <w:color w:val="FF0000"/>
        </w:rPr>
        <w:t>in data. A second reported issue is data overlapping. As different neurons have similar</w:t>
      </w:r>
    </w:p>
    <w:p w14:paraId="00000063" w14:textId="77777777" w:rsidR="0066058D" w:rsidRDefault="00000000">
      <w:pPr>
        <w:rPr>
          <w:color w:val="FF0000"/>
        </w:rPr>
      </w:pPr>
      <w:r>
        <w:rPr>
          <w:color w:val="FF0000"/>
        </w:rPr>
        <w:t>spiking features, they are difficult to separate. Again, this resembles a intrinsic</w:t>
      </w:r>
    </w:p>
    <w:p w14:paraId="00000064" w14:textId="77777777" w:rsidR="0066058D" w:rsidRDefault="00000000">
      <w:pPr>
        <w:rPr>
          <w:color w:val="FF0000"/>
        </w:rPr>
      </w:pPr>
      <w:r>
        <w:rPr>
          <w:color w:val="FF0000"/>
        </w:rPr>
        <w:t>difficulty of supervised learning, since the labels are known a priori for some signals,</w:t>
      </w:r>
    </w:p>
    <w:p w14:paraId="00000065" w14:textId="77777777" w:rsidR="0066058D" w:rsidRDefault="00000000">
      <w:pPr>
        <w:rPr>
          <w:color w:val="FF0000"/>
        </w:rPr>
      </w:pPr>
      <w:r>
        <w:rPr>
          <w:color w:val="FF0000"/>
        </w:rPr>
        <w:t>although the decision boundary is very blurry. In any case, if the authors disagree with</w:t>
      </w:r>
    </w:p>
    <w:p w14:paraId="00000066" w14:textId="77777777" w:rsidR="0066058D" w:rsidRDefault="00000000">
      <w:pPr>
        <w:rPr>
          <w:color w:val="FF0000"/>
        </w:rPr>
      </w:pPr>
      <w:r>
        <w:rPr>
          <w:color w:val="FF0000"/>
        </w:rPr>
        <w:t>such comments, it demonstrates for me that they should carefully review their introduction</w:t>
      </w:r>
    </w:p>
    <w:p w14:paraId="00000067" w14:textId="51C988E4" w:rsidR="0066058D" w:rsidRDefault="00000000">
      <w:pPr>
        <w:rPr>
          <w:ins w:id="292" w:author="Raul Cristian Muresan" w:date="2022-07-28T11:30:00Z"/>
          <w:color w:val="FF0000"/>
        </w:rPr>
      </w:pPr>
      <w:r>
        <w:rPr>
          <w:color w:val="FF0000"/>
        </w:rPr>
        <w:t>to make their research question more clear.</w:t>
      </w:r>
    </w:p>
    <w:p w14:paraId="3B9573DC" w14:textId="77777777" w:rsidR="00227FB3" w:rsidRDefault="00227FB3">
      <w:pPr>
        <w:rPr>
          <w:color w:val="FF0000"/>
        </w:rPr>
      </w:pPr>
    </w:p>
    <w:p w14:paraId="3835FD88" w14:textId="77777777" w:rsidR="00125869" w:rsidRDefault="00000000">
      <w:pPr>
        <w:rPr>
          <w:ins w:id="293" w:author="Raul Cristian Muresan" w:date="2022-07-28T11:36:00Z"/>
          <w:color w:val="6AA84F"/>
        </w:rPr>
      </w:pPr>
      <w:r>
        <w:rPr>
          <w:color w:val="6AA84F"/>
        </w:rPr>
        <w:t xml:space="preserve">This comment has helped us enormously. It has become </w:t>
      </w:r>
      <w:del w:id="294" w:author="Raul Cristian Muresan" w:date="2022-07-28T11:36:00Z">
        <w:r w:rsidDel="00ED5C55">
          <w:rPr>
            <w:color w:val="6AA84F"/>
          </w:rPr>
          <w:delText xml:space="preserve">increasingly </w:delText>
        </w:r>
      </w:del>
      <w:r>
        <w:rPr>
          <w:color w:val="6AA84F"/>
        </w:rPr>
        <w:t xml:space="preserve">clear </w:t>
      </w:r>
      <w:ins w:id="295" w:author="Raul Cristian Muresan" w:date="2022-07-28T11:36:00Z">
        <w:r w:rsidR="00ED5C55">
          <w:rPr>
            <w:color w:val="6AA84F"/>
          </w:rPr>
          <w:t xml:space="preserve">to us </w:t>
        </w:r>
      </w:ins>
      <w:r>
        <w:rPr>
          <w:color w:val="6AA84F"/>
        </w:rPr>
        <w:t xml:space="preserve">that we </w:t>
      </w:r>
      <w:del w:id="296" w:author="Raul Cristian Muresan" w:date="2022-07-28T11:30:00Z">
        <w:r w:rsidDel="00227FB3">
          <w:rPr>
            <w:color w:val="6AA84F"/>
          </w:rPr>
          <w:delText xml:space="preserve">have </w:delText>
        </w:r>
      </w:del>
      <w:ins w:id="297" w:author="Raul Cristian Muresan" w:date="2022-07-28T11:30:00Z">
        <w:r w:rsidR="00227FB3">
          <w:rPr>
            <w:color w:val="6AA84F"/>
          </w:rPr>
          <w:t>did</w:t>
        </w:r>
        <w:r w:rsidR="00227FB3">
          <w:rPr>
            <w:color w:val="6AA84F"/>
          </w:rPr>
          <w:t xml:space="preserve"> </w:t>
        </w:r>
      </w:ins>
      <w:r>
        <w:rPr>
          <w:color w:val="6AA84F"/>
        </w:rPr>
        <w:t>not manage</w:t>
      </w:r>
      <w:del w:id="298" w:author="Raul Cristian Muresan" w:date="2022-07-28T11:30:00Z">
        <w:r w:rsidDel="00227FB3">
          <w:rPr>
            <w:color w:val="6AA84F"/>
          </w:rPr>
          <w:delText>d</w:delText>
        </w:r>
      </w:del>
      <w:r>
        <w:rPr>
          <w:color w:val="6AA84F"/>
        </w:rPr>
        <w:t xml:space="preserve"> to </w:t>
      </w:r>
      <w:ins w:id="299" w:author="Raul Cristian Muresan" w:date="2022-07-28T11:36:00Z">
        <w:r w:rsidR="00ED5C55">
          <w:rPr>
            <w:color w:val="6AA84F"/>
          </w:rPr>
          <w:t xml:space="preserve">properly </w:t>
        </w:r>
      </w:ins>
      <w:r>
        <w:rPr>
          <w:color w:val="6AA84F"/>
        </w:rPr>
        <w:t xml:space="preserve">frame the problem that we </w:t>
      </w:r>
      <w:del w:id="300" w:author="Raul Cristian Muresan" w:date="2022-07-28T11:31:00Z">
        <w:r w:rsidDel="00227FB3">
          <w:rPr>
            <w:color w:val="6AA84F"/>
          </w:rPr>
          <w:delText xml:space="preserve">are </w:delText>
        </w:r>
      </w:del>
      <w:ins w:id="301" w:author="Raul Cristian Muresan" w:date="2022-07-28T11:31:00Z">
        <w:r w:rsidR="00227FB3">
          <w:rPr>
            <w:color w:val="6AA84F"/>
          </w:rPr>
          <w:t>we</w:t>
        </w:r>
        <w:r w:rsidR="00227FB3">
          <w:rPr>
            <w:color w:val="6AA84F"/>
          </w:rPr>
          <w:t xml:space="preserve">re </w:t>
        </w:r>
      </w:ins>
      <w:r>
        <w:rPr>
          <w:color w:val="6AA84F"/>
        </w:rPr>
        <w:t xml:space="preserve">trying to tackle and its specific domain. </w:t>
      </w:r>
    </w:p>
    <w:p w14:paraId="30A78106" w14:textId="77777777" w:rsidR="00125869" w:rsidRDefault="00125869">
      <w:pPr>
        <w:rPr>
          <w:ins w:id="302" w:author="Raul Cristian Muresan" w:date="2022-07-28T11:36:00Z"/>
          <w:color w:val="6AA84F"/>
        </w:rPr>
      </w:pPr>
    </w:p>
    <w:p w14:paraId="00000068" w14:textId="1AB9420A" w:rsidR="0066058D" w:rsidRDefault="00000000">
      <w:pPr>
        <w:rPr>
          <w:color w:val="6AA84F"/>
        </w:rPr>
      </w:pPr>
      <w:r>
        <w:rPr>
          <w:color w:val="6AA84F"/>
        </w:rPr>
        <w:t>First</w:t>
      </w:r>
      <w:del w:id="303" w:author="Raul Cristian Muresan" w:date="2022-07-28T11:36:00Z">
        <w:r w:rsidDel="00125869">
          <w:rPr>
            <w:color w:val="6AA84F"/>
          </w:rPr>
          <w:delText>ly</w:delText>
        </w:r>
      </w:del>
      <w:r>
        <w:rPr>
          <w:color w:val="6AA84F"/>
        </w:rPr>
        <w:t xml:space="preserve">, the domain is that of spike sorting. Spike sorting is a pipeline with multiple steps and our work only addresses the last step of this process, </w:t>
      </w:r>
      <w:ins w:id="304" w:author="Raul Cristian Muresan" w:date="2022-07-28T11:36:00Z">
        <w:r w:rsidR="00125869">
          <w:rPr>
            <w:color w:val="6AA84F"/>
          </w:rPr>
          <w:t xml:space="preserve">i.e., </w:t>
        </w:r>
      </w:ins>
      <w:r>
        <w:rPr>
          <w:color w:val="6AA84F"/>
        </w:rPr>
        <w:t xml:space="preserve">that of clustering. </w:t>
      </w:r>
    </w:p>
    <w:p w14:paraId="00000069" w14:textId="77777777" w:rsidR="0066058D" w:rsidRDefault="0066058D">
      <w:pPr>
        <w:rPr>
          <w:color w:val="6AA84F"/>
        </w:rPr>
      </w:pPr>
    </w:p>
    <w:p w14:paraId="2CA9F1A3" w14:textId="77777777" w:rsidR="00A52419" w:rsidRDefault="00227FB3">
      <w:pPr>
        <w:rPr>
          <w:ins w:id="305" w:author="Raul Cristian Muresan" w:date="2022-07-28T11:39:00Z"/>
          <w:color w:val="6AA84F"/>
        </w:rPr>
      </w:pPr>
      <w:ins w:id="306" w:author="Raul Cristian Muresan" w:date="2022-07-28T11:32:00Z">
        <w:r>
          <w:rPr>
            <w:color w:val="6AA84F"/>
          </w:rPr>
          <w:t xml:space="preserve">As the reviewer correctly pointed out, neuronal data </w:t>
        </w:r>
      </w:ins>
      <w:del w:id="307" w:author="Raul Cristian Muresan" w:date="2022-07-28T11:32:00Z">
        <w:r w:rsidR="00000000" w:rsidDel="00227FB3">
          <w:rPr>
            <w:color w:val="6AA84F"/>
          </w:rPr>
          <w:delText>The difficulties of neuronal data (</w:delText>
        </w:r>
      </w:del>
      <w:ins w:id="308" w:author="Raul Cristian Muresan" w:date="2022-07-28T11:32:00Z">
        <w:r>
          <w:rPr>
            <w:color w:val="6AA84F"/>
          </w:rPr>
          <w:t>poses several challenges</w:t>
        </w:r>
      </w:ins>
      <w:ins w:id="309" w:author="Raul Cristian Muresan" w:date="2022-07-28T11:33:00Z">
        <w:r>
          <w:rPr>
            <w:color w:val="6AA84F"/>
          </w:rPr>
          <w:t xml:space="preserve"> for spike sorting, including</w:t>
        </w:r>
      </w:ins>
      <w:ins w:id="310" w:author="Raul Cristian Muresan" w:date="2022-07-28T11:32:00Z">
        <w:r>
          <w:rPr>
            <w:color w:val="6AA84F"/>
          </w:rPr>
          <w:t xml:space="preserve"> </w:t>
        </w:r>
      </w:ins>
      <w:r w:rsidR="00000000">
        <w:rPr>
          <w:color w:val="6AA84F"/>
        </w:rPr>
        <w:t>high volume, overlapping</w:t>
      </w:r>
      <w:ins w:id="311" w:author="Raul Cristian Muresan" w:date="2022-07-28T11:33:00Z">
        <w:r>
          <w:rPr>
            <w:color w:val="6AA84F"/>
          </w:rPr>
          <w:t xml:space="preserve"> clusters</w:t>
        </w:r>
      </w:ins>
      <w:r w:rsidR="00000000">
        <w:rPr>
          <w:color w:val="6AA84F"/>
        </w:rPr>
        <w:t>, imbalance</w:t>
      </w:r>
      <w:del w:id="312" w:author="Raul Cristian Muresan" w:date="2022-07-28T11:33:00Z">
        <w:r w:rsidR="00000000" w:rsidDel="00227FB3">
          <w:rPr>
            <w:color w:val="6AA84F"/>
          </w:rPr>
          <w:delText>) have been thoroughly understood</w:delText>
        </w:r>
      </w:del>
      <w:r w:rsidR="00000000">
        <w:rPr>
          <w:color w:val="6AA84F"/>
        </w:rPr>
        <w:t xml:space="preserve">. Additionally, spike sorting is </w:t>
      </w:r>
      <w:del w:id="313" w:author="Raul Cristian Muresan" w:date="2022-07-28T11:33:00Z">
        <w:r w:rsidR="00000000" w:rsidDel="00227FB3">
          <w:rPr>
            <w:color w:val="6AA84F"/>
          </w:rPr>
          <w:delText xml:space="preserve">an </w:delText>
        </w:r>
      </w:del>
      <w:r w:rsidR="00000000">
        <w:rPr>
          <w:color w:val="6AA84F"/>
        </w:rPr>
        <w:t>inherent</w:t>
      </w:r>
      <w:ins w:id="314" w:author="Raul Cristian Muresan" w:date="2022-07-28T11:33:00Z">
        <w:r>
          <w:rPr>
            <w:color w:val="6AA84F"/>
          </w:rPr>
          <w:t>ly an</w:t>
        </w:r>
      </w:ins>
      <w:r w:rsidR="00000000">
        <w:rPr>
          <w:color w:val="6AA84F"/>
        </w:rPr>
        <w:t xml:space="preserve"> unsupervised problem</w:t>
      </w:r>
      <w:ins w:id="315" w:author="Raul Cristian Muresan" w:date="2022-07-28T11:33:00Z">
        <w:r>
          <w:rPr>
            <w:color w:val="6AA84F"/>
          </w:rPr>
          <w:t xml:space="preserve"> because</w:t>
        </w:r>
      </w:ins>
      <w:del w:id="316" w:author="Raul Cristian Muresan" w:date="2022-07-28T11:33:00Z">
        <w:r w:rsidR="00000000" w:rsidDel="00227FB3">
          <w:rPr>
            <w:color w:val="6AA84F"/>
          </w:rPr>
          <w:delText>.</w:delText>
        </w:r>
      </w:del>
      <w:r w:rsidR="00000000">
        <w:rPr>
          <w:color w:val="6AA84F"/>
        </w:rPr>
        <w:t xml:space="preserve"> </w:t>
      </w:r>
      <w:del w:id="317" w:author="Raul Cristian Muresan" w:date="2022-07-28T11:33:00Z">
        <w:r w:rsidR="00000000" w:rsidDel="00227FB3">
          <w:rPr>
            <w:color w:val="6AA84F"/>
          </w:rPr>
          <w:delText>N</w:delText>
        </w:r>
      </w:del>
      <w:ins w:id="318" w:author="Raul Cristian Muresan" w:date="2022-07-28T11:33:00Z">
        <w:r>
          <w:rPr>
            <w:color w:val="6AA84F"/>
          </w:rPr>
          <w:t>n</w:t>
        </w:r>
      </w:ins>
      <w:r w:rsidR="00000000">
        <w:rPr>
          <w:color w:val="6AA84F"/>
        </w:rPr>
        <w:t xml:space="preserve">o ground truth can be provided </w:t>
      </w:r>
      <w:del w:id="319" w:author="Raul Cristian Muresan" w:date="2022-07-28T11:33:00Z">
        <w:r w:rsidR="00000000" w:rsidDel="00227FB3">
          <w:rPr>
            <w:color w:val="6AA84F"/>
          </w:rPr>
          <w:delText>from the recording of the data, within the framing of our problem</w:delText>
        </w:r>
      </w:del>
      <w:ins w:id="320" w:author="Raul Cristian Muresan" w:date="2022-07-28T11:33:00Z">
        <w:r>
          <w:rPr>
            <w:color w:val="6AA84F"/>
          </w:rPr>
          <w:t>for real data recorded from the brain (i.e., the identity of the source neurons in extracellular recordings is not known)</w:t>
        </w:r>
      </w:ins>
      <w:r w:rsidR="00000000">
        <w:rPr>
          <w:color w:val="6AA84F"/>
        </w:rPr>
        <w:t>. Thus, evaluation of clustering</w:t>
      </w:r>
      <w:ins w:id="321" w:author="Raul Cristian Muresan" w:date="2022-07-28T11:37:00Z">
        <w:r w:rsidR="00421479">
          <w:rPr>
            <w:color w:val="6AA84F"/>
          </w:rPr>
          <w:t xml:space="preserve"> performance</w:t>
        </w:r>
      </w:ins>
      <w:r w:rsidR="00000000">
        <w:rPr>
          <w:color w:val="6AA84F"/>
        </w:rPr>
        <w:t xml:space="preserve"> </w:t>
      </w:r>
      <w:ins w:id="322" w:author="Raul Cristian Muresan" w:date="2022-07-28T11:34:00Z">
        <w:r>
          <w:rPr>
            <w:color w:val="6AA84F"/>
          </w:rPr>
          <w:t xml:space="preserve">on spike features </w:t>
        </w:r>
      </w:ins>
      <w:r w:rsidR="00000000">
        <w:rPr>
          <w:color w:val="6AA84F"/>
        </w:rPr>
        <w:t xml:space="preserve">can be difficult. In order to assess the correctness and the </w:t>
      </w:r>
      <w:del w:id="323" w:author="Raul Cristian Muresan" w:date="2022-07-28T11:37:00Z">
        <w:r w:rsidR="00000000" w:rsidDel="00421479">
          <w:rPr>
            <w:color w:val="6AA84F"/>
          </w:rPr>
          <w:delText xml:space="preserve">true </w:delText>
        </w:r>
      </w:del>
      <w:r w:rsidR="00000000">
        <w:rPr>
          <w:color w:val="6AA84F"/>
        </w:rPr>
        <w:t>performance of our method, we have chosen synthetic neural datasets</w:t>
      </w:r>
      <w:ins w:id="324" w:author="Raul Cristian Muresan" w:date="2022-07-28T11:34:00Z">
        <w:r>
          <w:rPr>
            <w:color w:val="6AA84F"/>
          </w:rPr>
          <w:t>, which are artificially generated and</w:t>
        </w:r>
      </w:ins>
      <w:r w:rsidR="00000000">
        <w:rPr>
          <w:color w:val="6AA84F"/>
        </w:rPr>
        <w:t xml:space="preserve"> </w:t>
      </w:r>
      <w:del w:id="325" w:author="Raul Cristian Muresan" w:date="2022-07-28T11:34:00Z">
        <w:r w:rsidR="00000000" w:rsidDel="00227FB3">
          <w:rPr>
            <w:color w:val="6AA84F"/>
          </w:rPr>
          <w:delText xml:space="preserve">that </w:delText>
        </w:r>
      </w:del>
      <w:r w:rsidR="00000000">
        <w:rPr>
          <w:color w:val="6AA84F"/>
        </w:rPr>
        <w:t xml:space="preserve">have </w:t>
      </w:r>
      <w:ins w:id="326" w:author="Raul Cristian Muresan" w:date="2022-07-28T11:37:00Z">
        <w:r w:rsidR="005F0F99">
          <w:rPr>
            <w:color w:val="6AA84F"/>
          </w:rPr>
          <w:t xml:space="preserve">clear </w:t>
        </w:r>
      </w:ins>
      <w:r w:rsidR="00000000">
        <w:rPr>
          <w:color w:val="6AA84F"/>
        </w:rPr>
        <w:t>ground truth</w:t>
      </w:r>
      <w:ins w:id="327" w:author="Raul Cristian Muresan" w:date="2022-07-28T11:37:00Z">
        <w:r w:rsidR="005F0F99">
          <w:rPr>
            <w:color w:val="6AA84F"/>
          </w:rPr>
          <w:t xml:space="preserve"> information</w:t>
        </w:r>
      </w:ins>
      <w:ins w:id="328" w:author="Raul Cristian Muresan" w:date="2022-07-28T11:34:00Z">
        <w:r>
          <w:rPr>
            <w:color w:val="6AA84F"/>
          </w:rPr>
          <w:t xml:space="preserve"> </w:t>
        </w:r>
      </w:ins>
      <w:ins w:id="329" w:author="Raul Cristian Muresan" w:date="2022-07-28T11:35:00Z">
        <w:r>
          <w:rPr>
            <w:color w:val="6AA84F"/>
          </w:rPr>
          <w:t xml:space="preserve">(please see </w:t>
        </w:r>
        <w:r w:rsidRPr="00227FB3">
          <w:rPr>
            <w:color w:val="6AA84F"/>
            <w:highlight w:val="yellow"/>
            <w:rPrChange w:id="330" w:author="Raul Cristian Muresan" w:date="2022-07-28T11:35:00Z">
              <w:rPr>
                <w:color w:val="6AA84F"/>
              </w:rPr>
            </w:rPrChange>
          </w:rPr>
          <w:t>[aici pune linkul catre dataseturi sau citarea paperului cu datele sintetice]</w:t>
        </w:r>
        <w:r>
          <w:rPr>
            <w:color w:val="6AA84F"/>
          </w:rPr>
          <w:t>)</w:t>
        </w:r>
      </w:ins>
      <w:r w:rsidR="00000000">
        <w:rPr>
          <w:color w:val="6AA84F"/>
        </w:rPr>
        <w:t xml:space="preserve">. </w:t>
      </w:r>
    </w:p>
    <w:p w14:paraId="3CDCE468" w14:textId="77777777" w:rsidR="00A52419" w:rsidRDefault="00A52419">
      <w:pPr>
        <w:rPr>
          <w:ins w:id="331" w:author="Raul Cristian Muresan" w:date="2022-07-28T11:39:00Z"/>
          <w:color w:val="6AA84F"/>
        </w:rPr>
      </w:pPr>
    </w:p>
    <w:p w14:paraId="6C972E4C" w14:textId="77777777" w:rsidR="005E14F9" w:rsidRDefault="00A52419">
      <w:pPr>
        <w:rPr>
          <w:ins w:id="332" w:author="Raul Cristian Muresan" w:date="2022-07-28T11:46:00Z"/>
          <w:color w:val="6AA84F"/>
        </w:rPr>
      </w:pPr>
      <w:ins w:id="333" w:author="Raul Cristian Muresan" w:date="2022-07-28T11:37:00Z">
        <w:r>
          <w:rPr>
            <w:color w:val="6AA84F"/>
          </w:rPr>
          <w:t xml:space="preserve">After </w:t>
        </w:r>
      </w:ins>
      <w:ins w:id="334" w:author="Raul Cristian Muresan" w:date="2022-07-28T11:39:00Z">
        <w:r>
          <w:rPr>
            <w:color w:val="6AA84F"/>
          </w:rPr>
          <w:t xml:space="preserve">thoroughly </w:t>
        </w:r>
      </w:ins>
      <w:ins w:id="335" w:author="Raul Cristian Muresan" w:date="2022-07-28T11:37:00Z">
        <w:r>
          <w:rPr>
            <w:color w:val="6AA84F"/>
          </w:rPr>
          <w:t>evaluating the performance of the method on synthetic data, we then transitioned to an application on real data, recorded in our lab.</w:t>
        </w:r>
      </w:ins>
      <w:ins w:id="336" w:author="Raul Cristian Muresan" w:date="2022-07-28T11:38:00Z">
        <w:r>
          <w:rPr>
            <w:color w:val="6AA84F"/>
          </w:rPr>
          <w:t xml:space="preserve"> </w:t>
        </w:r>
      </w:ins>
      <w:ins w:id="337" w:author="Raul Cristian Muresan" w:date="2022-07-28T11:45:00Z">
        <w:r w:rsidR="008E5B46">
          <w:rPr>
            <w:color w:val="6AA84F"/>
          </w:rPr>
          <w:t>Indeed, the final use case of the method is o</w:t>
        </w:r>
        <w:r w:rsidR="00802061">
          <w:rPr>
            <w:color w:val="6AA84F"/>
          </w:rPr>
          <w:t>n</w:t>
        </w:r>
        <w:r w:rsidR="008E5B46">
          <w:rPr>
            <w:color w:val="6AA84F"/>
          </w:rPr>
          <w:t xml:space="preserve"> real data, recorded from the brain. </w:t>
        </w:r>
      </w:ins>
      <w:ins w:id="338" w:author="Raul Cristian Muresan" w:date="2022-07-28T11:38:00Z">
        <w:r>
          <w:rPr>
            <w:color w:val="6AA84F"/>
          </w:rPr>
          <w:t xml:space="preserve">Understandably, for real data no ground truth was available, so we used a clustering in a </w:t>
        </w:r>
      </w:ins>
      <w:ins w:id="339" w:author="Raul Cristian Muresan" w:date="2022-07-28T11:39:00Z">
        <w:r>
          <w:rPr>
            <w:color w:val="6AA84F"/>
          </w:rPr>
          <w:t xml:space="preserve">space with </w:t>
        </w:r>
      </w:ins>
      <w:ins w:id="340" w:author="Raul Cristian Muresan" w:date="2022-07-28T11:38:00Z">
        <w:r>
          <w:rPr>
            <w:color w:val="6AA84F"/>
          </w:rPr>
          <w:t>higher dimensionality to provide a</w:t>
        </w:r>
      </w:ins>
      <w:ins w:id="341" w:author="Raul Cristian Muresan" w:date="2022-07-28T11:39:00Z">
        <w:r>
          <w:rPr>
            <w:color w:val="6AA84F"/>
          </w:rPr>
          <w:t xml:space="preserve">n ”ad-hoc” ground truth. This was the only possible </w:t>
        </w:r>
      </w:ins>
      <w:ins w:id="342" w:author="Raul Cristian Muresan" w:date="2022-07-28T11:40:00Z">
        <w:r>
          <w:rPr>
            <w:color w:val="6AA84F"/>
          </w:rPr>
          <w:t>strategy to provide a measure of the method’s performance on real data.</w:t>
        </w:r>
      </w:ins>
      <w:ins w:id="343" w:author="Raul Cristian Muresan" w:date="2022-07-28T11:46:00Z">
        <w:r w:rsidR="005E14F9">
          <w:rPr>
            <w:color w:val="6AA84F"/>
          </w:rPr>
          <w:t xml:space="preserve"> </w:t>
        </w:r>
      </w:ins>
    </w:p>
    <w:p w14:paraId="69ED3AD3" w14:textId="77777777" w:rsidR="005E14F9" w:rsidRDefault="005E14F9">
      <w:pPr>
        <w:rPr>
          <w:ins w:id="344" w:author="Raul Cristian Muresan" w:date="2022-07-28T11:46:00Z"/>
          <w:color w:val="6AA84F"/>
        </w:rPr>
      </w:pPr>
    </w:p>
    <w:p w14:paraId="019F13CF" w14:textId="7F38D4B3" w:rsidR="00ED5C55" w:rsidRDefault="005E14F9">
      <w:pPr>
        <w:rPr>
          <w:ins w:id="345" w:author="Raul Cristian Muresan" w:date="2022-07-28T11:36:00Z"/>
          <w:color w:val="6AA84F"/>
        </w:rPr>
      </w:pPr>
      <w:ins w:id="346" w:author="Raul Cristian Muresan" w:date="2022-07-28T11:46:00Z">
        <w:r>
          <w:rPr>
            <w:color w:val="6AA84F"/>
          </w:rPr>
          <w:t xml:space="preserve">Taken together, the results of the method on both synthetic and real data indicate that it provides a better performance for the clustering step of </w:t>
        </w:r>
      </w:ins>
      <w:ins w:id="347" w:author="Raul Cristian Muresan" w:date="2022-07-28T11:47:00Z">
        <w:r>
          <w:rPr>
            <w:color w:val="6AA84F"/>
          </w:rPr>
          <w:t>the spike-sorting pipeline than other, traditional methods. Furthermore, we now also added several other competing clustering algorithms</w:t>
        </w:r>
        <w:r w:rsidR="00157759">
          <w:rPr>
            <w:color w:val="6AA84F"/>
          </w:rPr>
          <w:t xml:space="preserve"> in the evaluatio</w:t>
        </w:r>
      </w:ins>
      <w:ins w:id="348" w:author="Raul Cristian Muresan" w:date="2022-07-28T11:48:00Z">
        <w:r w:rsidR="00157759">
          <w:rPr>
            <w:color w:val="6AA84F"/>
          </w:rPr>
          <w:t>n</w:t>
        </w:r>
      </w:ins>
      <w:ins w:id="349" w:author="Raul Cristian Muresan" w:date="2022-07-28T11:47:00Z">
        <w:r w:rsidR="00D24C9A">
          <w:rPr>
            <w:color w:val="6AA84F"/>
          </w:rPr>
          <w:t xml:space="preserve">, as requested by the other </w:t>
        </w:r>
      </w:ins>
      <w:ins w:id="350" w:author="Raul Cristian Muresan" w:date="2022-07-28T11:48:00Z">
        <w:r w:rsidR="006E536E">
          <w:rPr>
            <w:color w:val="6AA84F"/>
          </w:rPr>
          <w:t>reviewers</w:t>
        </w:r>
      </w:ins>
      <w:ins w:id="351" w:author="Raul Cristian Muresan" w:date="2022-07-28T11:47:00Z">
        <w:r w:rsidR="00D24C9A">
          <w:rPr>
            <w:color w:val="6AA84F"/>
          </w:rPr>
          <w:t>.</w:t>
        </w:r>
      </w:ins>
    </w:p>
    <w:p w14:paraId="06569F0B" w14:textId="77777777" w:rsidR="00ED5C55" w:rsidRDefault="00ED5C55">
      <w:pPr>
        <w:rPr>
          <w:ins w:id="352" w:author="Raul Cristian Muresan" w:date="2022-07-28T11:36:00Z"/>
          <w:color w:val="6AA84F"/>
        </w:rPr>
      </w:pPr>
    </w:p>
    <w:p w14:paraId="0000006A" w14:textId="4877F424" w:rsidR="0066058D" w:rsidDel="00376199" w:rsidRDefault="00000000">
      <w:pPr>
        <w:rPr>
          <w:del w:id="353" w:author="Raul Cristian Muresan" w:date="2022-07-28T11:41:00Z"/>
          <w:color w:val="6AA84F"/>
        </w:rPr>
      </w:pPr>
      <w:del w:id="354" w:author="Raul Cristian Muresan" w:date="2022-07-28T11:40:00Z">
        <w:r w:rsidDel="00E117F6">
          <w:rPr>
            <w:color w:val="6AA84F"/>
          </w:rPr>
          <w:delText>Indeed, this can be misleading and it may not have been clearly explained. Our transition of the evaluation from the synthetic data to real data was an attempt to indicate that the intended use of the algorithm is that of unsupervised learning.</w:delText>
        </w:r>
      </w:del>
      <w:ins w:id="355" w:author="Raul Cristian Muresan" w:date="2022-07-28T11:40:00Z">
        <w:r w:rsidR="00E117F6">
          <w:rPr>
            <w:color w:val="6AA84F"/>
          </w:rPr>
          <w:t>We realize that our initial argumentation, the introduction, background information, and the structure of the initial manuscript were</w:t>
        </w:r>
      </w:ins>
      <w:ins w:id="356" w:author="Raul Cristian Muresan" w:date="2022-07-28T11:41:00Z">
        <w:r w:rsidR="00E117F6">
          <w:rPr>
            <w:color w:val="6AA84F"/>
          </w:rPr>
          <w:t xml:space="preserve"> confusing.</w:t>
        </w:r>
        <w:r w:rsidR="00376199">
          <w:rPr>
            <w:color w:val="6AA84F"/>
          </w:rPr>
          <w:t xml:space="preserve"> </w:t>
        </w:r>
      </w:ins>
      <w:del w:id="357" w:author="Raul Cristian Muresan" w:date="2022-07-28T11:41:00Z">
        <w:r w:rsidDel="00376199">
          <w:rPr>
            <w:color w:val="6AA84F"/>
          </w:rPr>
          <w:delText xml:space="preserve"> </w:delText>
        </w:r>
      </w:del>
    </w:p>
    <w:p w14:paraId="0000006B" w14:textId="6A638478" w:rsidR="0066058D" w:rsidDel="00376199" w:rsidRDefault="0066058D">
      <w:pPr>
        <w:rPr>
          <w:del w:id="358" w:author="Raul Cristian Muresan" w:date="2022-07-28T11:41:00Z"/>
          <w:color w:val="6AA84F"/>
        </w:rPr>
      </w:pPr>
    </w:p>
    <w:p w14:paraId="0000006C" w14:textId="1C6836E5" w:rsidR="0066058D" w:rsidRDefault="00000000">
      <w:pPr>
        <w:rPr>
          <w:color w:val="6AA84F"/>
        </w:rPr>
      </w:pPr>
      <w:r>
        <w:rPr>
          <w:color w:val="6AA84F"/>
        </w:rPr>
        <w:t xml:space="preserve">To address these issues, </w:t>
      </w:r>
      <w:del w:id="359" w:author="Raul Cristian Muresan" w:date="2022-07-28T11:41:00Z">
        <w:r w:rsidDel="00376199">
          <w:rPr>
            <w:color w:val="6AA84F"/>
          </w:rPr>
          <w:delText xml:space="preserve">multiple amends have been made to </w:delText>
        </w:r>
      </w:del>
      <w:r>
        <w:rPr>
          <w:color w:val="6AA84F"/>
        </w:rPr>
        <w:t>the manuscript</w:t>
      </w:r>
      <w:ins w:id="360" w:author="Raul Cristian Muresan" w:date="2022-07-28T11:41:00Z">
        <w:r w:rsidR="00376199">
          <w:rPr>
            <w:color w:val="6AA84F"/>
          </w:rPr>
          <w:t xml:space="preserve"> was thoroughly restructured</w:t>
        </w:r>
      </w:ins>
      <w:r>
        <w:rPr>
          <w:color w:val="6AA84F"/>
        </w:rPr>
        <w:t xml:space="preserve">. </w:t>
      </w:r>
      <w:ins w:id="361" w:author="Raul Cristian Muresan" w:date="2022-07-28T11:41:00Z">
        <w:r w:rsidR="00376199">
          <w:rPr>
            <w:color w:val="6AA84F"/>
          </w:rPr>
          <w:t xml:space="preserve">As suggested by the reviewer, we also introduced an extensive </w:t>
        </w:r>
      </w:ins>
      <w:del w:id="362" w:author="Raul Cristian Muresan" w:date="2022-07-28T11:41:00Z">
        <w:r w:rsidDel="00376199">
          <w:rPr>
            <w:color w:val="6AA84F"/>
          </w:rPr>
          <w:delText xml:space="preserve">An introduction </w:delText>
        </w:r>
      </w:del>
      <w:r>
        <w:rPr>
          <w:color w:val="6AA84F"/>
        </w:rPr>
        <w:t xml:space="preserve">subsection </w:t>
      </w:r>
      <w:del w:id="363" w:author="Raul Cristian Muresan" w:date="2022-07-28T11:41:00Z">
        <w:r w:rsidDel="00376199">
          <w:rPr>
            <w:color w:val="6AA84F"/>
          </w:rPr>
          <w:delText xml:space="preserve">has been added </w:delText>
        </w:r>
      </w:del>
      <w:r>
        <w:rPr>
          <w:color w:val="6AA84F"/>
        </w:rPr>
        <w:t xml:space="preserve">that </w:t>
      </w:r>
      <w:ins w:id="364" w:author="Raul Cristian Muresan" w:date="2022-07-28T11:41:00Z">
        <w:r w:rsidR="00376199">
          <w:rPr>
            <w:color w:val="6AA84F"/>
          </w:rPr>
          <w:t>clear</w:t>
        </w:r>
      </w:ins>
      <w:ins w:id="365" w:author="Raul Cristian Muresan" w:date="2022-07-28T11:42:00Z">
        <w:r w:rsidR="00376199">
          <w:rPr>
            <w:color w:val="6AA84F"/>
          </w:rPr>
          <w:t xml:space="preserve">ly </w:t>
        </w:r>
      </w:ins>
      <w:r>
        <w:rPr>
          <w:color w:val="6AA84F"/>
        </w:rPr>
        <w:t>frames the domain of spike sorting</w:t>
      </w:r>
      <w:ins w:id="366" w:author="Raul Cristian Muresan" w:date="2022-07-28T11:42:00Z">
        <w:r w:rsidR="00376199">
          <w:rPr>
            <w:color w:val="6AA84F"/>
          </w:rPr>
          <w:t>, mentions the developments and challenges in this field, and defines precisely the scope of our work (the clustering step</w:t>
        </w:r>
      </w:ins>
      <w:ins w:id="367" w:author="Raul Cristian Muresan" w:date="2022-07-28T11:43:00Z">
        <w:r w:rsidR="00E40B5F">
          <w:rPr>
            <w:color w:val="6AA84F"/>
          </w:rPr>
          <w:t xml:space="preserve"> of</w:t>
        </w:r>
      </w:ins>
      <w:ins w:id="368" w:author="Raul Cristian Muresan" w:date="2022-07-28T11:42:00Z">
        <w:r w:rsidR="00376199">
          <w:rPr>
            <w:color w:val="6AA84F"/>
          </w:rPr>
          <w:t xml:space="preserve"> the spike-sorting pipeline)</w:t>
        </w:r>
      </w:ins>
      <w:del w:id="369" w:author="Raul Cristian Muresan" w:date="2022-07-28T11:42:00Z">
        <w:r w:rsidDel="00376199">
          <w:rPr>
            <w:color w:val="6AA84F"/>
          </w:rPr>
          <w:delText xml:space="preserve"> as our designated realm</w:delText>
        </w:r>
      </w:del>
      <w:r>
        <w:rPr>
          <w:color w:val="6AA84F"/>
        </w:rPr>
        <w:t xml:space="preserve">. </w:t>
      </w:r>
      <w:ins w:id="370" w:author="Raul Cristian Muresan" w:date="2022-07-28T11:42:00Z">
        <w:r w:rsidR="0061327D">
          <w:rPr>
            <w:color w:val="6AA84F"/>
          </w:rPr>
          <w:t xml:space="preserve">Furthermore, as requested by the other </w:t>
        </w:r>
      </w:ins>
      <w:ins w:id="371" w:author="Raul Cristian Muresan" w:date="2022-07-28T11:43:00Z">
        <w:r w:rsidR="0061327D">
          <w:rPr>
            <w:color w:val="6AA84F"/>
          </w:rPr>
          <w:t xml:space="preserve">reviewers as well, </w:t>
        </w:r>
      </w:ins>
      <w:del w:id="372" w:author="Raul Cristian Muresan" w:date="2022-07-28T11:43:00Z">
        <w:r w:rsidDel="0061327D">
          <w:rPr>
            <w:color w:val="6AA84F"/>
          </w:rPr>
          <w:delText>A</w:delText>
        </w:r>
      </w:del>
      <w:ins w:id="373" w:author="Raul Cristian Muresan" w:date="2022-07-28T11:43:00Z">
        <w:r w:rsidR="0061327D">
          <w:rPr>
            <w:color w:val="6AA84F"/>
          </w:rPr>
          <w:t>a</w:t>
        </w:r>
      </w:ins>
      <w:r>
        <w:rPr>
          <w:color w:val="6AA84F"/>
        </w:rPr>
        <w:t xml:space="preserve">dditional explanations </w:t>
      </w:r>
      <w:del w:id="374" w:author="Raul Cristian Muresan" w:date="2022-07-28T11:43:00Z">
        <w:r w:rsidDel="0061327D">
          <w:rPr>
            <w:color w:val="6AA84F"/>
          </w:rPr>
          <w:delText xml:space="preserve">of the analysis and its intricacies </w:delText>
        </w:r>
      </w:del>
      <w:r>
        <w:rPr>
          <w:color w:val="6AA84F"/>
        </w:rPr>
        <w:t xml:space="preserve">have been provided </w:t>
      </w:r>
      <w:ins w:id="375" w:author="Raul Cristian Muresan" w:date="2022-07-28T11:43:00Z">
        <w:r w:rsidR="0061327D">
          <w:rPr>
            <w:color w:val="6AA84F"/>
          </w:rPr>
          <w:t xml:space="preserve">about the method and the results in order </w:t>
        </w:r>
      </w:ins>
      <w:r>
        <w:rPr>
          <w:color w:val="6AA84F"/>
        </w:rPr>
        <w:t xml:space="preserve">to improve readability and </w:t>
      </w:r>
      <w:del w:id="376" w:author="Raul Cristian Muresan" w:date="2022-07-28T11:43:00Z">
        <w:r w:rsidDel="00411DB3">
          <w:rPr>
            <w:color w:val="6AA84F"/>
          </w:rPr>
          <w:delText>comprehension</w:delText>
        </w:r>
      </w:del>
      <w:ins w:id="377" w:author="Raul Cristian Muresan" w:date="2022-07-28T11:43:00Z">
        <w:r w:rsidR="00411DB3">
          <w:rPr>
            <w:color w:val="6AA84F"/>
          </w:rPr>
          <w:t>increase clarity</w:t>
        </w:r>
      </w:ins>
      <w:r>
        <w:rPr>
          <w:color w:val="6AA84F"/>
        </w:rPr>
        <w:t xml:space="preserve">. </w:t>
      </w:r>
    </w:p>
    <w:p w14:paraId="0000006D" w14:textId="77777777" w:rsidR="0066058D" w:rsidRDefault="0066058D"/>
    <w:p w14:paraId="0000006E" w14:textId="77777777" w:rsidR="0066058D" w:rsidRDefault="0066058D"/>
    <w:p w14:paraId="0000006F" w14:textId="77777777" w:rsidR="0066058D" w:rsidRDefault="00000000">
      <w:pPr>
        <w:rPr>
          <w:color w:val="FF0000"/>
        </w:rPr>
      </w:pPr>
      <w:r>
        <w:rPr>
          <w:color w:val="FF0000"/>
        </w:rPr>
        <w:t>2. The literature review is very poorly conducted. The authors do not provide a critical review of the literature. They do not point out other solutions to the problem at hand. They</w:t>
      </w:r>
    </w:p>
    <w:p w14:paraId="00000070" w14:textId="77777777" w:rsidR="0066058D" w:rsidRDefault="00000000">
      <w:pPr>
        <w:rPr>
          <w:color w:val="FF0000"/>
        </w:rPr>
      </w:pPr>
      <w:r>
        <w:rPr>
          <w:color w:val="FF0000"/>
        </w:rPr>
        <w:t>rather describe two classical algorithms for data clustering. They do not justify why</w:t>
      </w:r>
    </w:p>
    <w:p w14:paraId="00000071" w14:textId="77777777" w:rsidR="0066058D" w:rsidRDefault="00000000">
      <w:pPr>
        <w:rPr>
          <w:color w:val="FF0000"/>
        </w:rPr>
      </w:pPr>
      <w:r>
        <w:rPr>
          <w:color w:val="FF0000"/>
        </w:rPr>
        <w:t>these are plausible solutions for the problems they discussed in the introduction.</w:t>
      </w:r>
    </w:p>
    <w:p w14:paraId="00000072" w14:textId="77777777" w:rsidR="0066058D" w:rsidRDefault="00000000">
      <w:pPr>
        <w:rPr>
          <w:color w:val="FF0000"/>
        </w:rPr>
      </w:pPr>
      <w:r>
        <w:rPr>
          <w:color w:val="FF0000"/>
        </w:rPr>
        <w:t>In particular, it is not clear how a partitional clustering algorithm is suitable for</w:t>
      </w:r>
    </w:p>
    <w:p w14:paraId="00000073" w14:textId="77777777" w:rsidR="0066058D" w:rsidRDefault="00000000">
      <w:pPr>
        <w:rPr>
          <w:color w:val="FF0000"/>
        </w:rPr>
      </w:pPr>
      <w:r>
        <w:rPr>
          <w:color w:val="FF0000"/>
        </w:rPr>
        <w:t>solving the overlapping issue. The authors should review the literature discussing</w:t>
      </w:r>
    </w:p>
    <w:p w14:paraId="00000074" w14:textId="77777777" w:rsidR="0066058D" w:rsidRDefault="00000000">
      <w:pPr>
        <w:rPr>
          <w:color w:val="FF0000"/>
        </w:rPr>
      </w:pPr>
      <w:r>
        <w:rPr>
          <w:color w:val="FF0000"/>
        </w:rPr>
        <w:t>the state of the art algorithms and how they fail to provide a solution to the issues</w:t>
      </w:r>
    </w:p>
    <w:p w14:paraId="00000075" w14:textId="77777777" w:rsidR="0066058D" w:rsidRDefault="00000000">
      <w:pPr>
        <w:rPr>
          <w:color w:val="FF0000"/>
        </w:rPr>
      </w:pPr>
      <w:r>
        <w:rPr>
          <w:color w:val="FF0000"/>
        </w:rPr>
        <w:t>they presented in the introduction.</w:t>
      </w:r>
    </w:p>
    <w:p w14:paraId="51041AC2" w14:textId="77777777" w:rsidR="00460364" w:rsidRDefault="00460364">
      <w:pPr>
        <w:rPr>
          <w:ins w:id="378" w:author="Raul Cristian Muresan" w:date="2022-07-28T11:44:00Z"/>
          <w:color w:val="6AA84F"/>
        </w:rPr>
      </w:pPr>
    </w:p>
    <w:p w14:paraId="00000076" w14:textId="0660C7F5" w:rsidR="0066058D" w:rsidRDefault="00000000" w:rsidP="00DC4D6B">
      <w:pPr>
        <w:rPr>
          <w:color w:val="6AA84F"/>
        </w:rPr>
      </w:pPr>
      <w:r>
        <w:rPr>
          <w:color w:val="6AA84F"/>
        </w:rPr>
        <w:t xml:space="preserve">We have moved the critical review from the discussions section into that of related work in order to increase its visibility. </w:t>
      </w:r>
      <w:ins w:id="379" w:author="Raul Cristian Muresan" w:date="2022-07-28T11:48:00Z">
        <w:r w:rsidR="00847F78">
          <w:rPr>
            <w:color w:val="6AA84F"/>
          </w:rPr>
          <w:t>In addition, we now also include a thorough introduction on spike sorting and explain that our work targets the c</w:t>
        </w:r>
      </w:ins>
      <w:ins w:id="380" w:author="Raul Cristian Muresan" w:date="2022-07-28T11:49:00Z">
        <w:r w:rsidR="00847F78">
          <w:rPr>
            <w:color w:val="6AA84F"/>
          </w:rPr>
          <w:t xml:space="preserve">lustering step of the spike sorting </w:t>
        </w:r>
        <w:r w:rsidR="00847F78">
          <w:rPr>
            <w:color w:val="6AA84F"/>
          </w:rPr>
          <w:lastRenderedPageBreak/>
          <w:t xml:space="preserve">pipeline. </w:t>
        </w:r>
      </w:ins>
      <w:ins w:id="381" w:author="Raul Cristian Muresan" w:date="2022-07-28T11:50:00Z">
        <w:r w:rsidR="00847F78">
          <w:rPr>
            <w:color w:val="6AA84F"/>
          </w:rPr>
          <w:t>It is important to mention, that overlap of clusters originates in the properties of neural data and in the wa</w:t>
        </w:r>
      </w:ins>
      <w:ins w:id="382" w:author="Raul Cristian Muresan" w:date="2022-07-28T11:51:00Z">
        <w:r w:rsidR="00847F78">
          <w:rPr>
            <w:color w:val="6AA84F"/>
          </w:rPr>
          <w:t>y</w:t>
        </w:r>
      </w:ins>
      <w:ins w:id="383" w:author="Raul Cristian Muresan" w:date="2022-07-28T11:50:00Z">
        <w:r w:rsidR="00847F78">
          <w:rPr>
            <w:color w:val="6AA84F"/>
          </w:rPr>
          <w:t xml:space="preserve"> features are extracted from spike shapes during the feature extraction step of spike sorting. We would like to </w:t>
        </w:r>
      </w:ins>
      <w:ins w:id="384" w:author="Raul Cristian Muresan" w:date="2022-07-28T11:52:00Z">
        <w:r w:rsidR="00847F78">
          <w:rPr>
            <w:color w:val="6AA84F"/>
          </w:rPr>
          <w:t>reiterate</w:t>
        </w:r>
      </w:ins>
      <w:ins w:id="385" w:author="Raul Cristian Muresan" w:date="2022-07-28T11:51:00Z">
        <w:r w:rsidR="00847F78">
          <w:rPr>
            <w:color w:val="6AA84F"/>
          </w:rPr>
          <w:t xml:space="preserve"> that our paper only deals with the clustering phase and not that of feature extraction. Rather, the interesting problem </w:t>
        </w:r>
      </w:ins>
      <w:ins w:id="386" w:author="Raul Cristian Muresan" w:date="2022-07-28T11:52:00Z">
        <w:r w:rsidR="00847F78">
          <w:rPr>
            <w:color w:val="6AA84F"/>
          </w:rPr>
          <w:t>is how various clustering techniques handle overlapping clusters, which are “a given” due to the nature of neural data.</w:t>
        </w:r>
      </w:ins>
      <w:del w:id="387" w:author="Raul Cristian Muresan" w:date="2022-07-28T11:52:00Z">
        <w:r w:rsidDel="00DC4D6B">
          <w:rPr>
            <w:color w:val="6AA84F"/>
          </w:rPr>
          <w:delText xml:space="preserve">The true separation of overlap is tackled by the feature extraction step. As mentioned above, we are focusing on the clustering step. </w:delText>
        </w:r>
      </w:del>
      <w:ins w:id="388" w:author="Raul Cristian Muresan" w:date="2022-07-28T11:52:00Z">
        <w:r w:rsidR="00DC4D6B">
          <w:rPr>
            <w:color w:val="6AA84F"/>
          </w:rPr>
          <w:t xml:space="preserve"> </w:t>
        </w:r>
      </w:ins>
      <w:ins w:id="389" w:author="Raul Cristian Muresan" w:date="2022-07-28T11:53:00Z">
        <w:r w:rsidR="004B1EAF">
          <w:rPr>
            <w:color w:val="6AA84F"/>
          </w:rPr>
          <w:t xml:space="preserve">Indeed, </w:t>
        </w:r>
      </w:ins>
      <w:del w:id="390" w:author="Raul Cristian Muresan" w:date="2022-07-28T11:53:00Z">
        <w:r w:rsidDel="004B1EAF">
          <w:rPr>
            <w:color w:val="6AA84F"/>
          </w:rPr>
          <w:delText>C</w:delText>
        </w:r>
      </w:del>
      <w:ins w:id="391" w:author="Raul Cristian Muresan" w:date="2022-07-28T11:53:00Z">
        <w:r w:rsidR="004B1EAF">
          <w:rPr>
            <w:color w:val="6AA84F"/>
          </w:rPr>
          <w:t>c</w:t>
        </w:r>
      </w:ins>
      <w:r>
        <w:rPr>
          <w:color w:val="6AA84F"/>
        </w:rPr>
        <w:t>lustering only identifies and labels the clusters</w:t>
      </w:r>
      <w:ins w:id="392" w:author="Raul Cristian Muresan" w:date="2022-07-28T11:53:00Z">
        <w:r w:rsidR="004B1EAF">
          <w:rPr>
            <w:color w:val="6AA84F"/>
          </w:rPr>
          <w:t>, such that</w:t>
        </w:r>
      </w:ins>
      <w:del w:id="393" w:author="Raul Cristian Muresan" w:date="2022-07-28T11:53:00Z">
        <w:r w:rsidDel="004B1EAF">
          <w:rPr>
            <w:color w:val="6AA84F"/>
          </w:rPr>
          <w:delText>,</w:delText>
        </w:r>
      </w:del>
      <w:r>
        <w:rPr>
          <w:color w:val="6AA84F"/>
        </w:rPr>
        <w:t xml:space="preserve"> when overlap is present</w:t>
      </w:r>
      <w:ins w:id="394" w:author="Raul Cristian Muresan" w:date="2022-07-28T11:53:00Z">
        <w:r w:rsidR="004B1EAF">
          <w:rPr>
            <w:color w:val="6AA84F"/>
          </w:rPr>
          <w:t>,</w:t>
        </w:r>
      </w:ins>
      <w:r>
        <w:rPr>
          <w:color w:val="6AA84F"/>
        </w:rPr>
        <w:t xml:space="preserve"> the identification becomes difficult. No clustering algorithm will give a perfect identification of the samples when they are overlapped, although some clustering algorithms have a better performance in identifying the overlapping samples and assign as many samples as possible to the correct cluster.</w:t>
      </w:r>
      <w:ins w:id="395" w:author="Raul Cristian Muresan" w:date="2022-07-28T11:53:00Z">
        <w:r w:rsidR="00EF7A7C">
          <w:rPr>
            <w:color w:val="6AA84F"/>
          </w:rPr>
          <w:t xml:space="preserve"> </w:t>
        </w:r>
        <w:r w:rsidR="00EF7A7C" w:rsidRPr="00EF7A7C">
          <w:rPr>
            <w:color w:val="6AA84F"/>
            <w:highlight w:val="yellow"/>
            <w:rPrChange w:id="396" w:author="Raul Cristian Muresan" w:date="2022-07-28T11:53:00Z">
              <w:rPr>
                <w:color w:val="6AA84F"/>
              </w:rPr>
            </w:rPrChange>
          </w:rPr>
          <w:t>We now explain these issues properly in the revised manuscript.</w:t>
        </w:r>
      </w:ins>
      <w:del w:id="397" w:author="Raul Cristian Muresan" w:date="2022-07-28T11:53:00Z">
        <w:r w:rsidDel="004B1EAF">
          <w:rPr>
            <w:color w:val="6AA84F"/>
          </w:rPr>
          <w:delText xml:space="preserve"> </w:delText>
        </w:r>
      </w:del>
    </w:p>
    <w:p w14:paraId="00000077" w14:textId="77777777" w:rsidR="0066058D" w:rsidRDefault="0066058D"/>
    <w:p w14:paraId="00000078" w14:textId="77777777" w:rsidR="0066058D" w:rsidRDefault="0066058D"/>
    <w:p w14:paraId="00000079" w14:textId="77777777" w:rsidR="0066058D" w:rsidRDefault="00000000">
      <w:pPr>
        <w:rPr>
          <w:color w:val="FF0000"/>
        </w:rPr>
      </w:pPr>
      <w:r>
        <w:rPr>
          <w:color w:val="FF0000"/>
        </w:rPr>
        <w:t>3. While introducing their method, the authors assume that readers are familiar</w:t>
      </w:r>
    </w:p>
    <w:p w14:paraId="0000007A" w14:textId="77777777" w:rsidR="0066058D" w:rsidRDefault="00000000">
      <w:pPr>
        <w:rPr>
          <w:color w:val="FF0000"/>
        </w:rPr>
      </w:pPr>
      <w:r>
        <w:rPr>
          <w:color w:val="FF0000"/>
        </w:rPr>
        <w:t>with the details of the SBM algorithm. I do not believe this is the case, since it is a</w:t>
      </w:r>
    </w:p>
    <w:p w14:paraId="0000007B" w14:textId="77777777" w:rsidR="0066058D" w:rsidRDefault="00000000">
      <w:pPr>
        <w:rPr>
          <w:color w:val="FF0000"/>
        </w:rPr>
      </w:pPr>
      <w:r>
        <w:rPr>
          <w:color w:val="FF0000"/>
        </w:rPr>
        <w:t>very recent method proposed by some of the authors of this manuscript in 2019.</w:t>
      </w:r>
    </w:p>
    <w:p w14:paraId="0000007C" w14:textId="77777777" w:rsidR="0066058D" w:rsidRDefault="00000000">
      <w:pPr>
        <w:rPr>
          <w:color w:val="FF0000"/>
        </w:rPr>
      </w:pPr>
      <w:r>
        <w:rPr>
          <w:color w:val="FF0000"/>
        </w:rPr>
        <w:t>The authors should consider revisiting the main concepts of the SBM method and only then</w:t>
      </w:r>
    </w:p>
    <w:p w14:paraId="0000007D" w14:textId="77777777" w:rsidR="0066058D" w:rsidRDefault="00000000">
      <w:pPr>
        <w:rPr>
          <w:color w:val="FF0000"/>
        </w:rPr>
      </w:pPr>
      <w:r>
        <w:rPr>
          <w:color w:val="FF0000"/>
        </w:rPr>
        <w:t>discuss the problems that they point out in section III. It is important to remark that,</w:t>
      </w:r>
    </w:p>
    <w:p w14:paraId="0000007E" w14:textId="77777777" w:rsidR="0066058D" w:rsidRDefault="00000000">
      <w:pPr>
        <w:rPr>
          <w:color w:val="FF0000"/>
        </w:rPr>
      </w:pPr>
      <w:r>
        <w:rPr>
          <w:color w:val="FF0000"/>
        </w:rPr>
        <w:t>although these might be relevant issues to address, the rather short description of the</w:t>
      </w:r>
    </w:p>
    <w:p w14:paraId="0000007F" w14:textId="77777777" w:rsidR="0066058D" w:rsidRDefault="00000000">
      <w:pPr>
        <w:rPr>
          <w:color w:val="FF0000"/>
        </w:rPr>
      </w:pPr>
      <w:r>
        <w:rPr>
          <w:color w:val="FF0000"/>
        </w:rPr>
        <w:t>original method makes it infeasible to perceive the severity of the issues and quality</w:t>
      </w:r>
    </w:p>
    <w:p w14:paraId="00000080" w14:textId="77777777" w:rsidR="0066058D" w:rsidRDefault="00000000">
      <w:pPr>
        <w:rPr>
          <w:color w:val="FF0000"/>
        </w:rPr>
      </w:pPr>
      <w:r>
        <w:rPr>
          <w:color w:val="FF0000"/>
        </w:rPr>
        <w:t>of their new solution. Notice that this is not a matter of presenting the pseudocode</w:t>
      </w:r>
    </w:p>
    <w:p w14:paraId="00000081" w14:textId="77777777" w:rsidR="0066058D" w:rsidRDefault="00000000">
      <w:pPr>
        <w:rPr>
          <w:color w:val="FF0000"/>
        </w:rPr>
      </w:pPr>
      <w:r>
        <w:rPr>
          <w:color w:val="FF0000"/>
        </w:rPr>
        <w:t>of the original algorithm, but rather discuss the issues in detail to allow the reader to</w:t>
      </w:r>
    </w:p>
    <w:p w14:paraId="00000082" w14:textId="77777777" w:rsidR="0066058D" w:rsidRDefault="00000000">
      <w:pPr>
        <w:rPr>
          <w:color w:val="FF0000"/>
        </w:rPr>
      </w:pPr>
      <w:r>
        <w:rPr>
          <w:color w:val="FF0000"/>
        </w:rPr>
        <w:t>grasp the idea/necessity of their new approach.</w:t>
      </w:r>
    </w:p>
    <w:p w14:paraId="21AB4436" w14:textId="77777777" w:rsidR="003B2D67" w:rsidRDefault="003B2D67">
      <w:pPr>
        <w:rPr>
          <w:ins w:id="398" w:author="Raul Cristian Muresan" w:date="2022-07-28T11:53:00Z"/>
          <w:color w:val="6AA84F"/>
        </w:rPr>
      </w:pPr>
    </w:p>
    <w:p w14:paraId="00000083" w14:textId="78CE6951" w:rsidR="0066058D" w:rsidRDefault="00000000">
      <w:commentRangeStart w:id="399"/>
      <w:r>
        <w:rPr>
          <w:color w:val="6AA84F"/>
        </w:rPr>
        <w:t>We have added the suggested information to the updated manuscript</w:t>
      </w:r>
      <w:commentRangeEnd w:id="399"/>
      <w:r w:rsidR="002A549D">
        <w:rPr>
          <w:rStyle w:val="CommentReference"/>
        </w:rPr>
        <w:commentReference w:id="399"/>
      </w:r>
      <w:r>
        <w:rPr>
          <w:color w:val="6AA84F"/>
        </w:rPr>
        <w:t xml:space="preserve">. We would like to thank the reviewer for emphasising his point. </w:t>
      </w:r>
    </w:p>
    <w:p w14:paraId="00000084" w14:textId="77777777" w:rsidR="0066058D" w:rsidRDefault="0066058D"/>
    <w:p w14:paraId="00000085" w14:textId="77777777" w:rsidR="0066058D" w:rsidRDefault="00000000">
      <w:pPr>
        <w:rPr>
          <w:color w:val="FF0000"/>
        </w:rPr>
      </w:pPr>
      <w:r>
        <w:rPr>
          <w:color w:val="FF0000"/>
        </w:rPr>
        <w:t>4. In section III.c the authors state that the change from N-dimensional arrays to graphs</w:t>
      </w:r>
    </w:p>
    <w:p w14:paraId="00000086" w14:textId="77777777" w:rsidR="0066058D" w:rsidRDefault="00000000">
      <w:pPr>
        <w:rPr>
          <w:color w:val="FF0000"/>
        </w:rPr>
      </w:pPr>
      <w:r>
        <w:rPr>
          <w:color w:val="FF0000"/>
        </w:rPr>
        <w:t>improves space complexity and reduces execution time for high-dimensional data. However,</w:t>
      </w:r>
    </w:p>
    <w:p w14:paraId="00000087" w14:textId="77777777" w:rsidR="0066058D" w:rsidRDefault="00000000">
      <w:pPr>
        <w:rPr>
          <w:color w:val="FF0000"/>
        </w:rPr>
      </w:pPr>
      <w:r>
        <w:rPr>
          <w:color w:val="FF0000"/>
        </w:rPr>
        <w:t>earlier in the text they state that SBM is suitable for low-dimensional data. So, what is</w:t>
      </w:r>
    </w:p>
    <w:p w14:paraId="00000088" w14:textId="77777777" w:rsidR="0066058D" w:rsidRDefault="00000000">
      <w:pPr>
        <w:rPr>
          <w:color w:val="FF0000"/>
        </w:rPr>
      </w:pPr>
      <w:r>
        <w:rPr>
          <w:color w:val="FF0000"/>
        </w:rPr>
        <w:t>their objective? Do they want to adapt the method also to high dimensional data? Is this</w:t>
      </w:r>
    </w:p>
    <w:p w14:paraId="00000089" w14:textId="77777777" w:rsidR="0066058D" w:rsidRDefault="00000000">
      <w:pPr>
        <w:rPr>
          <w:color w:val="FF0000"/>
        </w:rPr>
      </w:pPr>
      <w:r>
        <w:rPr>
          <w:color w:val="FF0000"/>
        </w:rPr>
        <w:t>consistent with their target application? This is not clear in the text.</w:t>
      </w:r>
    </w:p>
    <w:p w14:paraId="4D3919C4" w14:textId="77777777" w:rsidR="002A549D" w:rsidRDefault="002A549D">
      <w:pPr>
        <w:rPr>
          <w:ins w:id="400" w:author="Raul Cristian Muresan" w:date="2022-07-28T11:54:00Z"/>
          <w:color w:val="6AA84F"/>
        </w:rPr>
      </w:pPr>
    </w:p>
    <w:p w14:paraId="0000008A" w14:textId="56760DDB" w:rsidR="0066058D" w:rsidRDefault="00000000">
      <w:pPr>
        <w:rPr>
          <w:color w:val="6AA84F"/>
        </w:rPr>
      </w:pPr>
      <w:r>
        <w:rPr>
          <w:color w:val="6AA84F"/>
        </w:rPr>
        <w:t>Yes, this is the target and</w:t>
      </w:r>
      <w:ins w:id="401" w:author="Raul Cristian Muresan" w:date="2022-07-28T13:45:00Z">
        <w:r w:rsidR="009046F9">
          <w:rPr>
            <w:color w:val="6AA84F"/>
          </w:rPr>
          <w:t>, indeed,</w:t>
        </w:r>
      </w:ins>
      <w:r>
        <w:rPr>
          <w:color w:val="6AA84F"/>
        </w:rPr>
        <w:t xml:space="preserve"> it </w:t>
      </w:r>
      <w:del w:id="402" w:author="Raul Cristian Muresan" w:date="2022-07-28T13:45:00Z">
        <w:r w:rsidDel="009046F9">
          <w:rPr>
            <w:color w:val="6AA84F"/>
          </w:rPr>
          <w:delText>i</w:delText>
        </w:r>
      </w:del>
      <w:ins w:id="403" w:author="Raul Cristian Muresan" w:date="2022-07-28T13:45:00Z">
        <w:r w:rsidR="009046F9">
          <w:rPr>
            <w:color w:val="6AA84F"/>
          </w:rPr>
          <w:t>wa</w:t>
        </w:r>
      </w:ins>
      <w:r>
        <w:rPr>
          <w:color w:val="6AA84F"/>
        </w:rPr>
        <w:t xml:space="preserve">s not clear in the text. The needed explanations have </w:t>
      </w:r>
      <w:ins w:id="404" w:author="Raul Cristian Muresan" w:date="2022-07-28T13:46:00Z">
        <w:r w:rsidR="009046F9">
          <w:rPr>
            <w:color w:val="6AA84F"/>
          </w:rPr>
          <w:t xml:space="preserve">now </w:t>
        </w:r>
      </w:ins>
      <w:r>
        <w:rPr>
          <w:color w:val="6AA84F"/>
        </w:rPr>
        <w:t xml:space="preserve">been added to the updated manuscript. SBM is suitable for low-dimensional data due to its space and time complexity, while ISBM </w:t>
      </w:r>
      <w:del w:id="405" w:author="Raul Cristian Muresan" w:date="2022-07-28T13:46:00Z">
        <w:r w:rsidDel="00235936">
          <w:rPr>
            <w:color w:val="6AA84F"/>
          </w:rPr>
          <w:delText xml:space="preserve">improves </w:delText>
        </w:r>
      </w:del>
      <w:ins w:id="406" w:author="Raul Cristian Muresan" w:date="2022-07-28T13:46:00Z">
        <w:r w:rsidR="00235936">
          <w:rPr>
            <w:color w:val="6AA84F"/>
          </w:rPr>
          <w:t>removes</w:t>
        </w:r>
        <w:r w:rsidR="00235936">
          <w:rPr>
            <w:color w:val="6AA84F"/>
          </w:rPr>
          <w:t xml:space="preserve"> </w:t>
        </w:r>
      </w:ins>
      <w:r>
        <w:rPr>
          <w:color w:val="6AA84F"/>
        </w:rPr>
        <w:t>these constraints allowing it to be used for high</w:t>
      </w:r>
      <w:del w:id="407" w:author="Raul Cristian Muresan" w:date="2022-07-28T13:46:00Z">
        <w:r w:rsidDel="00235936">
          <w:rPr>
            <w:color w:val="6AA84F"/>
          </w:rPr>
          <w:delText>er</w:delText>
        </w:r>
      </w:del>
      <w:r>
        <w:rPr>
          <w:color w:val="6AA84F"/>
        </w:rPr>
        <w:t>-dimensional data. As mentioned, the intended domain is that of spike sorting. Within this domain, spike</w:t>
      </w:r>
      <w:ins w:id="408" w:author="Raul Cristian Muresan" w:date="2022-07-28T13:46:00Z">
        <w:r w:rsidR="006225AA">
          <w:rPr>
            <w:color w:val="6AA84F"/>
          </w:rPr>
          <w:t xml:space="preserve"> are described by vectors</w:t>
        </w:r>
      </w:ins>
      <w:del w:id="409" w:author="Raul Cristian Muresan" w:date="2022-07-28T13:46:00Z">
        <w:r w:rsidDel="006225AA">
          <w:rPr>
            <w:color w:val="6AA84F"/>
          </w:rPr>
          <w:delText>s</w:delText>
        </w:r>
      </w:del>
      <w:r>
        <w:rPr>
          <w:color w:val="6AA84F"/>
        </w:rPr>
        <w:t xml:space="preserve"> </w:t>
      </w:r>
      <w:del w:id="410" w:author="Raul Cristian Muresan" w:date="2022-07-28T13:46:00Z">
        <w:r w:rsidDel="006225AA">
          <w:rPr>
            <w:color w:val="6AA84F"/>
          </w:rPr>
          <w:delText>can have</w:delText>
        </w:r>
      </w:del>
      <w:ins w:id="411" w:author="Raul Cristian Muresan" w:date="2022-07-28T13:46:00Z">
        <w:r w:rsidR="006225AA">
          <w:rPr>
            <w:color w:val="6AA84F"/>
          </w:rPr>
          <w:t>with</w:t>
        </w:r>
      </w:ins>
      <w:r>
        <w:rPr>
          <w:color w:val="6AA84F"/>
        </w:rPr>
        <w:t xml:space="preserve"> many dimensions </w:t>
      </w:r>
      <w:commentRangeStart w:id="412"/>
      <w:del w:id="413" w:author="Raul Cristian Muresan" w:date="2022-07-28T13:47:00Z">
        <w:r w:rsidDel="006225AA">
          <w:rPr>
            <w:color w:val="6AA84F"/>
          </w:rPr>
          <w:delText>-</w:delText>
        </w:r>
      </w:del>
      <w:ins w:id="414" w:author="Raul Cristian Muresan" w:date="2022-07-28T13:47:00Z">
        <w:r w:rsidR="006225AA">
          <w:rPr>
            <w:color w:val="6AA84F"/>
          </w:rPr>
          <w:t>–</w:t>
        </w:r>
        <w:commentRangeEnd w:id="412"/>
        <w:r w:rsidR="006225AA">
          <w:rPr>
            <w:rStyle w:val="CommentReference"/>
          </w:rPr>
          <w:commentReference w:id="412"/>
        </w:r>
      </w:ins>
      <w:r>
        <w:rPr>
          <w:color w:val="6AA84F"/>
        </w:rPr>
        <w:t xml:space="preserve"> the synthetic data used in the manuscript has 80 dimensions</w:t>
      </w:r>
      <w:ins w:id="415" w:author="Raul Cristian Muresan" w:date="2022-07-28T13:46:00Z">
        <w:r w:rsidR="006225AA">
          <w:rPr>
            <w:color w:val="6AA84F"/>
          </w:rPr>
          <w:t xml:space="preserve"> (80 samples per spik</w:t>
        </w:r>
      </w:ins>
      <w:ins w:id="416" w:author="Raul Cristian Muresan" w:date="2022-07-28T13:47:00Z">
        <w:r w:rsidR="006225AA">
          <w:rPr>
            <w:color w:val="6AA84F"/>
          </w:rPr>
          <w:t>e</w:t>
        </w:r>
      </w:ins>
      <w:ins w:id="417" w:author="Raul Cristian Muresan" w:date="2022-07-28T13:46:00Z">
        <w:r w:rsidR="006225AA">
          <w:rPr>
            <w:color w:val="6AA84F"/>
          </w:rPr>
          <w:t>)</w:t>
        </w:r>
      </w:ins>
      <w:r>
        <w:rPr>
          <w:color w:val="6AA84F"/>
        </w:rPr>
        <w:t xml:space="preserve"> </w:t>
      </w:r>
      <w:del w:id="418" w:author="Raul Cristian Muresan" w:date="2022-07-28T13:48:00Z">
        <w:r w:rsidDel="006225AA">
          <w:rPr>
            <w:color w:val="6AA84F"/>
          </w:rPr>
          <w:delText>-</w:delText>
        </w:r>
      </w:del>
      <w:ins w:id="419" w:author="Raul Cristian Muresan" w:date="2022-07-28T13:48:00Z">
        <w:r w:rsidR="006225AA">
          <w:rPr>
            <w:color w:val="6AA84F"/>
          </w:rPr>
          <w:t>–</w:t>
        </w:r>
      </w:ins>
      <w:r>
        <w:rPr>
          <w:color w:val="6AA84F"/>
        </w:rPr>
        <w:t xml:space="preserve"> thus, without </w:t>
      </w:r>
      <w:del w:id="420" w:author="Raul Cristian Muresan" w:date="2022-07-28T13:48:00Z">
        <w:r w:rsidDel="00843348">
          <w:rPr>
            <w:color w:val="6AA84F"/>
          </w:rPr>
          <w:delText xml:space="preserve">the </w:delText>
        </w:r>
      </w:del>
      <w:ins w:id="421" w:author="Raul Cristian Muresan" w:date="2022-07-28T13:48:00Z">
        <w:r w:rsidR="00843348">
          <w:rPr>
            <w:color w:val="6AA84F"/>
          </w:rPr>
          <w:t>a</w:t>
        </w:r>
        <w:r w:rsidR="00843348">
          <w:rPr>
            <w:color w:val="6AA84F"/>
          </w:rPr>
          <w:t xml:space="preserve"> </w:t>
        </w:r>
      </w:ins>
      <w:r>
        <w:rPr>
          <w:color w:val="6AA84F"/>
        </w:rPr>
        <w:t xml:space="preserve">feature extraction step </w:t>
      </w:r>
      <w:ins w:id="422" w:author="Raul Cristian Muresan" w:date="2022-07-28T13:48:00Z">
        <w:r w:rsidR="00843348">
          <w:rPr>
            <w:color w:val="6AA84F"/>
          </w:rPr>
          <w:t xml:space="preserve">that reduces dimensionality </w:t>
        </w:r>
      </w:ins>
      <w:r>
        <w:rPr>
          <w:color w:val="6AA84F"/>
        </w:rPr>
        <w:t xml:space="preserve">SBM could not be used. </w:t>
      </w:r>
      <w:ins w:id="423" w:author="Raul Cristian Muresan" w:date="2022-07-28T13:48:00Z">
        <w:r w:rsidR="00843348">
          <w:rPr>
            <w:color w:val="6AA84F"/>
          </w:rPr>
          <w:t>By contrast, ISBM may be used</w:t>
        </w:r>
      </w:ins>
      <w:ins w:id="424" w:author="Raul Cristian Muresan" w:date="2022-07-28T13:49:00Z">
        <w:r w:rsidR="00843348">
          <w:rPr>
            <w:color w:val="6AA84F"/>
          </w:rPr>
          <w:t xml:space="preserve">. </w:t>
        </w:r>
      </w:ins>
      <w:del w:id="425" w:author="Raul Cristian Muresan" w:date="2022-07-28T13:49:00Z">
        <w:r w:rsidDel="00942A91">
          <w:rPr>
            <w:color w:val="6AA84F"/>
          </w:rPr>
          <w:delText xml:space="preserve">Another </w:delText>
        </w:r>
      </w:del>
      <w:ins w:id="426" w:author="Raul Cristian Muresan" w:date="2022-07-28T13:49:00Z">
        <w:r w:rsidR="00942A91">
          <w:rPr>
            <w:color w:val="6AA84F"/>
          </w:rPr>
          <w:t>To further</w:t>
        </w:r>
        <w:r w:rsidR="00942A91">
          <w:rPr>
            <w:color w:val="6AA84F"/>
          </w:rPr>
          <w:t xml:space="preserve"> </w:t>
        </w:r>
      </w:ins>
      <w:del w:id="427" w:author="Raul Cristian Muresan" w:date="2022-07-28T13:49:00Z">
        <w:r w:rsidDel="00942A91">
          <w:rPr>
            <w:color w:val="6AA84F"/>
          </w:rPr>
          <w:delText xml:space="preserve">example that might help </w:delText>
        </w:r>
      </w:del>
      <w:r>
        <w:rPr>
          <w:color w:val="6AA84F"/>
        </w:rPr>
        <w:t>illustrate our point</w:t>
      </w:r>
      <w:ins w:id="428" w:author="Raul Cristian Muresan" w:date="2022-07-28T13:49:00Z">
        <w:r w:rsidR="00942A91">
          <w:rPr>
            <w:color w:val="6AA84F"/>
          </w:rPr>
          <w:t xml:space="preserve">, we would like to mention the case when the data </w:t>
        </w:r>
      </w:ins>
      <w:ins w:id="429" w:author="Raul Cristian Muresan" w:date="2022-07-28T13:50:00Z">
        <w:r w:rsidR="00942A91">
          <w:rPr>
            <w:color w:val="6AA84F"/>
          </w:rPr>
          <w:t xml:space="preserve">dimensionality </w:t>
        </w:r>
      </w:ins>
      <w:ins w:id="430" w:author="Raul Cristian Muresan" w:date="2022-07-28T13:49:00Z">
        <w:r w:rsidR="00942A91">
          <w:rPr>
            <w:color w:val="6AA84F"/>
          </w:rPr>
          <w:t xml:space="preserve">is first </w:t>
        </w:r>
      </w:ins>
      <w:ins w:id="431" w:author="Raul Cristian Muresan" w:date="2022-07-28T13:50:00Z">
        <w:r w:rsidR="00942A91">
          <w:rPr>
            <w:color w:val="6AA84F"/>
          </w:rPr>
          <w:t xml:space="preserve">reduced by using PCA. </w:t>
        </w:r>
      </w:ins>
      <w:del w:id="432" w:author="Raul Cristian Muresan" w:date="2022-07-28T13:49:00Z">
        <w:r w:rsidDel="00942A91">
          <w:rPr>
            <w:color w:val="6AA84F"/>
          </w:rPr>
          <w:delText>,</w:delText>
        </w:r>
      </w:del>
      <w:ins w:id="433" w:author="Raul Cristian Muresan" w:date="2022-07-28T13:50:00Z">
        <w:r w:rsidR="00942A91">
          <w:rPr>
            <w:color w:val="6AA84F"/>
          </w:rPr>
          <w:t>W</w:t>
        </w:r>
      </w:ins>
      <w:ins w:id="434" w:author="Raul Cristian Muresan" w:date="2022-07-28T13:49:00Z">
        <w:r w:rsidR="00942A91">
          <w:rPr>
            <w:color w:val="6AA84F"/>
          </w:rPr>
          <w:t>hen</w:t>
        </w:r>
      </w:ins>
      <w:r>
        <w:rPr>
          <w:color w:val="6AA84F"/>
        </w:rPr>
        <w:t xml:space="preserve"> </w:t>
      </w:r>
      <w:ins w:id="435" w:author="Raul Cristian Muresan" w:date="2022-07-28T13:50:00Z">
        <w:r w:rsidR="00942A91">
          <w:rPr>
            <w:color w:val="6AA84F"/>
          </w:rPr>
          <w:t xml:space="preserve">the first </w:t>
        </w:r>
      </w:ins>
      <w:del w:id="436" w:author="Raul Cristian Muresan" w:date="2022-07-28T13:49:00Z">
        <w:r w:rsidDel="00942A91">
          <w:rPr>
            <w:color w:val="6AA84F"/>
          </w:rPr>
          <w:delText>2</w:delText>
        </w:r>
      </w:del>
      <w:ins w:id="437" w:author="Raul Cristian Muresan" w:date="2022-07-28T13:49:00Z">
        <w:r w:rsidR="00942A91">
          <w:rPr>
            <w:color w:val="6AA84F"/>
          </w:rPr>
          <w:t>two</w:t>
        </w:r>
      </w:ins>
      <w:r>
        <w:rPr>
          <w:color w:val="6AA84F"/>
        </w:rPr>
        <w:t xml:space="preserve"> principal components of PCA </w:t>
      </w:r>
      <w:del w:id="438" w:author="Raul Cristian Muresan" w:date="2022-07-28T13:49:00Z">
        <w:r w:rsidDel="00942A91">
          <w:rPr>
            <w:color w:val="6AA84F"/>
          </w:rPr>
          <w:delText xml:space="preserve">may </w:delText>
        </w:r>
      </w:del>
      <w:ins w:id="439" w:author="Raul Cristian Muresan" w:date="2022-07-28T13:49:00Z">
        <w:r w:rsidR="00942A91">
          <w:rPr>
            <w:color w:val="6AA84F"/>
          </w:rPr>
          <w:t>do</w:t>
        </w:r>
        <w:r w:rsidR="00942A91">
          <w:rPr>
            <w:color w:val="6AA84F"/>
          </w:rPr>
          <w:t xml:space="preserve"> </w:t>
        </w:r>
      </w:ins>
      <w:r>
        <w:rPr>
          <w:color w:val="6AA84F"/>
        </w:rPr>
        <w:t>not retain enough variance from the original data</w:t>
      </w:r>
      <w:ins w:id="440" w:author="Raul Cristian Muresan" w:date="2022-07-28T13:50:00Z">
        <w:r w:rsidR="00942A91">
          <w:rPr>
            <w:color w:val="6AA84F"/>
          </w:rPr>
          <w:t>,</w:t>
        </w:r>
      </w:ins>
      <w:r>
        <w:rPr>
          <w:color w:val="6AA84F"/>
        </w:rPr>
        <w:t xml:space="preserve"> </w:t>
      </w:r>
      <w:del w:id="441" w:author="Raul Cristian Muresan" w:date="2022-07-28T13:50:00Z">
        <w:r w:rsidDel="00942A91">
          <w:rPr>
            <w:color w:val="6AA84F"/>
          </w:rPr>
          <w:delText xml:space="preserve">and </w:delText>
        </w:r>
      </w:del>
      <w:r>
        <w:rPr>
          <w:color w:val="6AA84F"/>
        </w:rPr>
        <w:t xml:space="preserve">more </w:t>
      </w:r>
      <w:del w:id="442" w:author="Raul Cristian Muresan" w:date="2022-07-28T13:50:00Z">
        <w:r w:rsidDel="00942A91">
          <w:rPr>
            <w:color w:val="6AA84F"/>
          </w:rPr>
          <w:delText xml:space="preserve">need </w:delText>
        </w:r>
      </w:del>
      <w:ins w:id="443" w:author="Raul Cristian Muresan" w:date="2022-07-28T13:50:00Z">
        <w:r w:rsidR="00942A91">
          <w:rPr>
            <w:color w:val="6AA84F"/>
          </w:rPr>
          <w:t>components should be</w:t>
        </w:r>
      </w:ins>
      <w:del w:id="444" w:author="Raul Cristian Muresan" w:date="2022-07-28T13:50:00Z">
        <w:r w:rsidDel="00942A91">
          <w:rPr>
            <w:color w:val="6AA84F"/>
          </w:rPr>
          <w:delText>to be</w:delText>
        </w:r>
      </w:del>
      <w:r>
        <w:rPr>
          <w:color w:val="6AA84F"/>
        </w:rPr>
        <w:t xml:space="preserve"> used. In this case, SBM may </w:t>
      </w:r>
      <w:del w:id="445" w:author="Raul Cristian Muresan" w:date="2022-07-28T13:50:00Z">
        <w:r w:rsidDel="00942A91">
          <w:rPr>
            <w:color w:val="6AA84F"/>
          </w:rPr>
          <w:delText>be burdensome</w:delText>
        </w:r>
      </w:del>
      <w:ins w:id="446" w:author="Raul Cristian Muresan" w:date="2022-07-28T13:50:00Z">
        <w:r w:rsidR="00942A91">
          <w:rPr>
            <w:color w:val="6AA84F"/>
          </w:rPr>
          <w:t>become intractable,</w:t>
        </w:r>
      </w:ins>
      <w:r>
        <w:rPr>
          <w:color w:val="6AA84F"/>
        </w:rPr>
        <w:t xml:space="preserve"> while </w:t>
      </w:r>
      <w:ins w:id="447" w:author="Raul Cristian Muresan" w:date="2022-07-28T13:50:00Z">
        <w:r w:rsidR="00942A91">
          <w:rPr>
            <w:color w:val="6AA84F"/>
          </w:rPr>
          <w:t xml:space="preserve">the new </w:t>
        </w:r>
      </w:ins>
      <w:r>
        <w:rPr>
          <w:color w:val="6AA84F"/>
        </w:rPr>
        <w:t xml:space="preserve">ISBM </w:t>
      </w:r>
      <w:ins w:id="448" w:author="Raul Cristian Muresan" w:date="2022-07-28T13:51:00Z">
        <w:r w:rsidR="00942A91">
          <w:rPr>
            <w:color w:val="6AA84F"/>
          </w:rPr>
          <w:t xml:space="preserve">presented in the manuscript </w:t>
        </w:r>
      </w:ins>
      <w:del w:id="449" w:author="Raul Cristian Muresan" w:date="2022-07-28T13:51:00Z">
        <w:r w:rsidDel="00942A91">
          <w:rPr>
            <w:color w:val="6AA84F"/>
          </w:rPr>
          <w:delText>allows for these cases</w:delText>
        </w:r>
      </w:del>
      <w:ins w:id="450" w:author="Raul Cristian Muresan" w:date="2022-07-28T13:51:00Z">
        <w:r w:rsidR="00942A91">
          <w:rPr>
            <w:color w:val="6AA84F"/>
          </w:rPr>
          <w:t xml:space="preserve">would </w:t>
        </w:r>
        <w:r w:rsidR="00720C3B">
          <w:rPr>
            <w:color w:val="6AA84F"/>
          </w:rPr>
          <w:t>actually work</w:t>
        </w:r>
      </w:ins>
      <w:r>
        <w:rPr>
          <w:color w:val="6AA84F"/>
        </w:rPr>
        <w:t>.</w:t>
      </w:r>
    </w:p>
    <w:p w14:paraId="0000008B" w14:textId="77777777" w:rsidR="0066058D" w:rsidRDefault="0066058D"/>
    <w:p w14:paraId="0000008C" w14:textId="77777777" w:rsidR="0066058D" w:rsidRDefault="00000000">
      <w:pPr>
        <w:rPr>
          <w:color w:val="FF0000"/>
        </w:rPr>
      </w:pPr>
      <w:r>
        <w:rPr>
          <w:color w:val="FF0000"/>
        </w:rPr>
        <w:t>5. I do not understand why the min-max normalization was hard-coded in their method.</w:t>
      </w:r>
    </w:p>
    <w:p w14:paraId="0000008D" w14:textId="77777777" w:rsidR="0066058D" w:rsidRDefault="00000000">
      <w:pPr>
        <w:rPr>
          <w:color w:val="FF0000"/>
        </w:rPr>
      </w:pPr>
      <w:r>
        <w:rPr>
          <w:color w:val="FF0000"/>
        </w:rPr>
        <w:lastRenderedPageBreak/>
        <w:t>It is well-known that min-max are biased towards outliers. In this case the end-user might want to replace this method with a more robust normalization. Would such a change compromise the performance of their method?</w:t>
      </w:r>
    </w:p>
    <w:p w14:paraId="4BA4A08E" w14:textId="77777777" w:rsidR="005A2BF0" w:rsidRDefault="005A2BF0">
      <w:pPr>
        <w:rPr>
          <w:ins w:id="451" w:author="Raul Cristian Muresan" w:date="2022-07-28T13:51:00Z"/>
          <w:color w:val="6AA84F"/>
        </w:rPr>
      </w:pPr>
    </w:p>
    <w:p w14:paraId="0000008E" w14:textId="587FAAA2" w:rsidR="0066058D" w:rsidRDefault="00000000">
      <w:pPr>
        <w:rPr>
          <w:color w:val="6AA84F"/>
        </w:rPr>
      </w:pPr>
      <w:r>
        <w:rPr>
          <w:color w:val="6AA84F"/>
        </w:rPr>
        <w:t>The very design and function of the algorithm is dependent upon this first step of min-max normalisation</w:t>
      </w:r>
      <w:ins w:id="452" w:author="Raul Cristian Muresan" w:date="2022-07-28T13:51:00Z">
        <w:r w:rsidR="005A2BF0">
          <w:rPr>
            <w:color w:val="6AA84F"/>
          </w:rPr>
          <w:t>, i.e. bringing the data into a finite domain [0..1]</w:t>
        </w:r>
      </w:ins>
      <w:r>
        <w:rPr>
          <w:color w:val="6AA84F"/>
        </w:rPr>
        <w:t xml:space="preserve">. The steps have the workings of a pipeline, each step is reliant upon the previous. The chunkification step that divides the space into subsections is reliant upon the scaling done by the min-max normalisation allowing it for a more efficient distribution. </w:t>
      </w:r>
      <w:del w:id="453" w:author="Raul Cristian Muresan" w:date="2022-07-28T13:52:00Z">
        <w:r w:rsidDel="005A2BF0">
          <w:rPr>
            <w:color w:val="6AA84F"/>
          </w:rPr>
          <w:delText>Certainly</w:delText>
        </w:r>
      </w:del>
      <w:ins w:id="454" w:author="Raul Cristian Muresan" w:date="2022-07-28T13:52:00Z">
        <w:r w:rsidR="005A2BF0">
          <w:rPr>
            <w:color w:val="6AA84F"/>
          </w:rPr>
          <w:t>The reviewer is right</w:t>
        </w:r>
      </w:ins>
      <w:del w:id="455" w:author="Raul Cristian Muresan" w:date="2022-07-28T13:52:00Z">
        <w:r w:rsidDel="005A2BF0">
          <w:rPr>
            <w:color w:val="6AA84F"/>
          </w:rPr>
          <w:delText>,</w:delText>
        </w:r>
      </w:del>
      <w:ins w:id="456" w:author="Raul Cristian Muresan" w:date="2022-07-28T13:52:00Z">
        <w:r w:rsidR="005A2BF0">
          <w:rPr>
            <w:color w:val="6AA84F"/>
          </w:rPr>
          <w:t xml:space="preserve"> that</w:t>
        </w:r>
      </w:ins>
      <w:r>
        <w:rPr>
          <w:color w:val="6AA84F"/>
        </w:rPr>
        <w:t xml:space="preserve"> min-max normalisation </w:t>
      </w:r>
      <w:del w:id="457" w:author="Raul Cristian Muresan" w:date="2022-07-28T13:52:00Z">
        <w:r w:rsidDel="005A2BF0">
          <w:rPr>
            <w:color w:val="6AA84F"/>
          </w:rPr>
          <w:delText>is</w:delText>
        </w:r>
      </w:del>
      <w:ins w:id="458" w:author="Raul Cristian Muresan" w:date="2022-07-28T13:52:00Z">
        <w:r w:rsidR="005A2BF0">
          <w:rPr>
            <w:color w:val="6AA84F"/>
          </w:rPr>
          <w:t>could</w:t>
        </w:r>
      </w:ins>
      <w:r>
        <w:rPr>
          <w:color w:val="6AA84F"/>
        </w:rPr>
        <w:t xml:space="preserve"> </w:t>
      </w:r>
      <w:del w:id="459" w:author="Raul Cristian Muresan" w:date="2022-07-28T13:52:00Z">
        <w:r w:rsidDel="005A2BF0">
          <w:rPr>
            <w:color w:val="6AA84F"/>
          </w:rPr>
          <w:delText xml:space="preserve">biased </w:delText>
        </w:r>
      </w:del>
      <w:ins w:id="460" w:author="Raul Cristian Muresan" w:date="2022-07-28T13:52:00Z">
        <w:r w:rsidR="005A2BF0">
          <w:rPr>
            <w:color w:val="6AA84F"/>
          </w:rPr>
          <w:t>be affected by</w:t>
        </w:r>
        <w:r w:rsidR="005A2BF0">
          <w:rPr>
            <w:color w:val="6AA84F"/>
          </w:rPr>
          <w:t xml:space="preserve"> </w:t>
        </w:r>
      </w:ins>
      <w:del w:id="461" w:author="Raul Cristian Muresan" w:date="2022-07-28T13:52:00Z">
        <w:r w:rsidDel="005A2BF0">
          <w:rPr>
            <w:color w:val="6AA84F"/>
          </w:rPr>
          <w:delText xml:space="preserve">towards </w:delText>
        </w:r>
      </w:del>
      <w:r>
        <w:rPr>
          <w:color w:val="6AA84F"/>
        </w:rPr>
        <w:t xml:space="preserve">outliers. </w:t>
      </w:r>
      <w:ins w:id="462" w:author="Raul Cristian Muresan" w:date="2022-07-28T13:52:00Z">
        <w:r w:rsidR="005A2BF0">
          <w:rPr>
            <w:color w:val="6AA84F"/>
          </w:rPr>
          <w:t xml:space="preserve">However, </w:t>
        </w:r>
      </w:ins>
      <w:del w:id="463" w:author="Raul Cristian Muresan" w:date="2022-07-28T13:52:00Z">
        <w:r w:rsidDel="005A2BF0">
          <w:rPr>
            <w:color w:val="6AA84F"/>
          </w:rPr>
          <w:delText>T</w:delText>
        </w:r>
      </w:del>
      <w:ins w:id="464" w:author="Raul Cristian Muresan" w:date="2022-07-28T13:52:00Z">
        <w:r w:rsidR="005A2BF0">
          <w:rPr>
            <w:color w:val="6AA84F"/>
          </w:rPr>
          <w:t>t</w:t>
        </w:r>
      </w:ins>
      <w:r>
        <w:rPr>
          <w:color w:val="6AA84F"/>
        </w:rPr>
        <w:t xml:space="preserve">his can be </w:t>
      </w:r>
      <w:del w:id="465" w:author="Raul Cristian Muresan" w:date="2022-07-28T13:52:00Z">
        <w:r w:rsidDel="005A2BF0">
          <w:rPr>
            <w:color w:val="6AA84F"/>
          </w:rPr>
          <w:delText xml:space="preserve">easily </w:delText>
        </w:r>
      </w:del>
      <w:r>
        <w:rPr>
          <w:color w:val="6AA84F"/>
        </w:rPr>
        <w:t>solved by applying an outlier detection and removal algorithm</w:t>
      </w:r>
      <w:ins w:id="466" w:author="Raul Cristian Muresan" w:date="2022-07-28T13:52:00Z">
        <w:r w:rsidR="005A2BF0">
          <w:rPr>
            <w:color w:val="6AA84F"/>
          </w:rPr>
          <w:t xml:space="preserve"> befor</w:t>
        </w:r>
      </w:ins>
      <w:ins w:id="467" w:author="Raul Cristian Muresan" w:date="2022-07-28T13:53:00Z">
        <w:r w:rsidR="005A2BF0">
          <w:rPr>
            <w:color w:val="6AA84F"/>
          </w:rPr>
          <w:t>ehand,</w:t>
        </w:r>
      </w:ins>
      <w:r>
        <w:rPr>
          <w:color w:val="6AA84F"/>
        </w:rPr>
        <w:t xml:space="preserve"> if loss of data is </w:t>
      </w:r>
      <w:del w:id="468" w:author="Raul Cristian Muresan" w:date="2022-07-28T13:53:00Z">
        <w:r w:rsidDel="005A2BF0">
          <w:rPr>
            <w:color w:val="6AA84F"/>
          </w:rPr>
          <w:delText>of no concern</w:delText>
        </w:r>
      </w:del>
      <w:ins w:id="469" w:author="Raul Cristian Muresan" w:date="2022-07-28T13:53:00Z">
        <w:r w:rsidR="005A2BF0">
          <w:rPr>
            <w:color w:val="6AA84F"/>
          </w:rPr>
          <w:t>acceptable</w:t>
        </w:r>
      </w:ins>
      <w:r>
        <w:rPr>
          <w:color w:val="6AA84F"/>
        </w:rPr>
        <w:t xml:space="preserve">. </w:t>
      </w:r>
      <w:ins w:id="470" w:author="Raul Cristian Muresan" w:date="2022-07-28T13:53:00Z">
        <w:r w:rsidR="005A2BF0">
          <w:rPr>
            <w:color w:val="6AA84F"/>
          </w:rPr>
          <w:t>In spike sorting, when one deals with thousands of spikes, it is often acceptable to remove outlier spikes and discard them as noise. This however is up to the user of the method. Nevertheless, we now discuss this issue in the manuscript and a</w:t>
        </w:r>
      </w:ins>
      <w:ins w:id="471" w:author="Raul Cristian Muresan" w:date="2022-07-28T13:54:00Z">
        <w:r w:rsidR="005A2BF0">
          <w:rPr>
            <w:color w:val="6AA84F"/>
          </w:rPr>
          <w:t>cknowledge the problem raised by the reviewer, pointing out to possible solutions (</w:t>
        </w:r>
        <w:r w:rsidR="005A2BF0" w:rsidRPr="0025235D">
          <w:rPr>
            <w:color w:val="6AA84F"/>
            <w:highlight w:val="yellow"/>
            <w:rPrChange w:id="472" w:author="Raul Cristian Muresan" w:date="2022-07-28T13:54:00Z">
              <w:rPr>
                <w:color w:val="6AA84F"/>
              </w:rPr>
            </w:rPrChange>
          </w:rPr>
          <w:t>see Section ???</w:t>
        </w:r>
        <w:r w:rsidR="005A2BF0">
          <w:rPr>
            <w:color w:val="6AA84F"/>
          </w:rPr>
          <w:t>).</w:t>
        </w:r>
      </w:ins>
    </w:p>
    <w:p w14:paraId="0000008F" w14:textId="77777777" w:rsidR="0066058D" w:rsidRDefault="0066058D"/>
    <w:p w14:paraId="00000090" w14:textId="77777777" w:rsidR="0066058D" w:rsidRDefault="00000000">
      <w:pPr>
        <w:rPr>
          <w:color w:val="FF0000"/>
        </w:rPr>
      </w:pPr>
      <w:r>
        <w:rPr>
          <w:color w:val="FF0000"/>
        </w:rPr>
        <w:t>6. The graph structure is also very difficult to understand. What does it represent? How is</w:t>
      </w:r>
    </w:p>
    <w:p w14:paraId="00000091" w14:textId="77777777" w:rsidR="0066058D" w:rsidRDefault="00000000">
      <w:pPr>
        <w:rPr>
          <w:color w:val="FF0000"/>
        </w:rPr>
      </w:pPr>
      <w:r>
        <w:rPr>
          <w:color w:val="FF0000"/>
        </w:rPr>
        <w:t>it constructed? The authors mention how the nodes are added to their dictionary, but do</w:t>
      </w:r>
    </w:p>
    <w:p w14:paraId="00000092" w14:textId="77777777" w:rsidR="0066058D" w:rsidRDefault="00000000">
      <w:pPr>
        <w:rPr>
          <w:color w:val="FF0000"/>
        </w:rPr>
      </w:pPr>
      <w:r>
        <w:rPr>
          <w:color w:val="FF0000"/>
        </w:rPr>
        <w:t>not describe how edges are created (and what they represent).</w:t>
      </w:r>
    </w:p>
    <w:p w14:paraId="7D354FFF" w14:textId="77777777" w:rsidR="0025235D" w:rsidRDefault="0025235D">
      <w:pPr>
        <w:rPr>
          <w:ins w:id="473" w:author="Raul Cristian Muresan" w:date="2022-07-28T13:54:00Z"/>
          <w:color w:val="6AA84F"/>
        </w:rPr>
      </w:pPr>
    </w:p>
    <w:p w14:paraId="00000093" w14:textId="71EE42A7" w:rsidR="0066058D" w:rsidRDefault="00000000">
      <w:pPr>
        <w:rPr>
          <w:color w:val="6AA84F"/>
        </w:rPr>
      </w:pPr>
      <w:r>
        <w:rPr>
          <w:color w:val="6AA84F"/>
        </w:rPr>
        <w:t>Multiple amends have been made to the original manuscript to clarify these points. The first figure has been updated to depict more intuitively the workings of the chunkification step and how the space is shifted into the graph structure. As the transition was made from an array structure to that of a graph, we have kept the neighbourhood of the array structure. Thus, (0,0) is a neighbour of (0,1), (1, 0) and (1, 1). These would be the adjacent cells. When translating the algorithm to the graph structure, we have used this same neighbourhood. The edges are rather simple, they hold no weights, the only information edges add</w:t>
      </w:r>
      <w:del w:id="474" w:author="Raul Cristian Muresan" w:date="2022-07-28T13:54:00Z">
        <w:r w:rsidDel="00EA3280">
          <w:rPr>
            <w:color w:val="6AA84F"/>
          </w:rPr>
          <w:delText>,</w:delText>
        </w:r>
      </w:del>
      <w:r>
        <w:rPr>
          <w:color w:val="6AA84F"/>
        </w:rPr>
        <w:t xml:space="preserve"> is that of neighbou</w:t>
      </w:r>
      <w:ins w:id="475" w:author="Raul Cristian Muresan" w:date="2022-07-28T13:54:00Z">
        <w:r w:rsidR="00EA3280">
          <w:rPr>
            <w:color w:val="6AA84F"/>
          </w:rPr>
          <w:t>r relatedness</w:t>
        </w:r>
      </w:ins>
      <w:ins w:id="476" w:author="Raul Cristian Muresan" w:date="2022-07-28T13:55:00Z">
        <w:r w:rsidR="00EA3280">
          <w:rPr>
            <w:color w:val="6AA84F"/>
          </w:rPr>
          <w:t xml:space="preserve"> (connectedness)</w:t>
        </w:r>
      </w:ins>
      <w:del w:id="477" w:author="Raul Cristian Muresan" w:date="2022-07-28T13:54:00Z">
        <w:r w:rsidDel="00EA3280">
          <w:rPr>
            <w:color w:val="6AA84F"/>
          </w:rPr>
          <w:delText>rs</w:delText>
        </w:r>
      </w:del>
      <w:r>
        <w:rPr>
          <w:color w:val="6AA84F"/>
        </w:rPr>
        <w:t xml:space="preserve">. We have </w:t>
      </w:r>
      <w:ins w:id="478" w:author="Raul Cristian Muresan" w:date="2022-07-28T13:55:00Z">
        <w:r w:rsidR="009C4587">
          <w:rPr>
            <w:color w:val="6AA84F"/>
          </w:rPr>
          <w:t xml:space="preserve">now </w:t>
        </w:r>
      </w:ins>
      <w:r>
        <w:rPr>
          <w:color w:val="6AA84F"/>
        </w:rPr>
        <w:t xml:space="preserve">made sure to explain </w:t>
      </w:r>
      <w:del w:id="479" w:author="Raul Cristian Muresan" w:date="2022-07-28T13:55:00Z">
        <w:r w:rsidDel="00780E21">
          <w:rPr>
            <w:color w:val="6AA84F"/>
          </w:rPr>
          <w:delText>it</w:delText>
        </w:r>
      </w:del>
      <w:ins w:id="480" w:author="Raul Cristian Muresan" w:date="2022-07-28T13:55:00Z">
        <w:r w:rsidR="00780E21">
          <w:rPr>
            <w:color w:val="6AA84F"/>
          </w:rPr>
          <w:t>this</w:t>
        </w:r>
      </w:ins>
      <w:r>
        <w:rPr>
          <w:color w:val="6AA84F"/>
        </w:rPr>
        <w:t xml:space="preserve"> thoroughly in the updated manuscript. An interesting development, in further work, would be that of </w:t>
      </w:r>
      <w:ins w:id="481" w:author="Raul Cristian Muresan" w:date="2022-07-28T13:55:00Z">
        <w:r w:rsidR="00327DD1">
          <w:rPr>
            <w:color w:val="6AA84F"/>
          </w:rPr>
          <w:t xml:space="preserve">introducing </w:t>
        </w:r>
      </w:ins>
      <w:r>
        <w:rPr>
          <w:color w:val="6AA84F"/>
        </w:rPr>
        <w:t xml:space="preserve">weighted edges and </w:t>
      </w:r>
      <w:ins w:id="482" w:author="Raul Cristian Muresan" w:date="2022-07-28T13:55:00Z">
        <w:r w:rsidR="00E76597">
          <w:rPr>
            <w:color w:val="6AA84F"/>
          </w:rPr>
          <w:t xml:space="preserve">to study </w:t>
        </w:r>
      </w:ins>
      <w:r>
        <w:rPr>
          <w:color w:val="6AA84F"/>
        </w:rPr>
        <w:t xml:space="preserve">how </w:t>
      </w:r>
      <w:del w:id="483" w:author="Raul Cristian Muresan" w:date="2022-07-28T13:55:00Z">
        <w:r w:rsidDel="00E76597">
          <w:rPr>
            <w:color w:val="6AA84F"/>
          </w:rPr>
          <w:delText xml:space="preserve">they influence </w:delText>
        </w:r>
      </w:del>
      <w:ins w:id="484" w:author="Raul Cristian Muresan" w:date="2022-07-28T13:55:00Z">
        <w:r w:rsidR="00E76597">
          <w:rPr>
            <w:color w:val="6AA84F"/>
          </w:rPr>
          <w:t xml:space="preserve">this could further boost </w:t>
        </w:r>
      </w:ins>
      <w:del w:id="485" w:author="Raul Cristian Muresan" w:date="2022-07-28T13:55:00Z">
        <w:r w:rsidDel="00E76597">
          <w:rPr>
            <w:color w:val="6AA84F"/>
          </w:rPr>
          <w:delText xml:space="preserve">the </w:delText>
        </w:r>
      </w:del>
      <w:r>
        <w:rPr>
          <w:color w:val="6AA84F"/>
        </w:rPr>
        <w:t>performance</w:t>
      </w:r>
      <w:ins w:id="486" w:author="Raul Cristian Muresan" w:date="2022-07-28T13:55:00Z">
        <w:r w:rsidR="00E76597">
          <w:rPr>
            <w:color w:val="6AA84F"/>
          </w:rPr>
          <w:t xml:space="preserve"> (</w:t>
        </w:r>
      </w:ins>
      <w:ins w:id="487" w:author="Raul Cristian Muresan" w:date="2022-07-28T13:56:00Z">
        <w:r w:rsidR="00D837D0">
          <w:rPr>
            <w:color w:val="6AA84F"/>
          </w:rPr>
          <w:t xml:space="preserve">please </w:t>
        </w:r>
      </w:ins>
      <w:ins w:id="488" w:author="Raul Cristian Muresan" w:date="2022-07-28T13:55:00Z">
        <w:r w:rsidR="00E76597">
          <w:rPr>
            <w:color w:val="6AA84F"/>
          </w:rPr>
          <w:t>see also our replies to Reviewer #</w:t>
        </w:r>
      </w:ins>
      <w:ins w:id="489" w:author="Raul Cristian Muresan" w:date="2022-07-28T13:56:00Z">
        <w:r w:rsidR="007E6FD5">
          <w:rPr>
            <w:color w:val="6AA84F"/>
          </w:rPr>
          <w:t>3</w:t>
        </w:r>
        <w:r w:rsidR="00BC2931">
          <w:rPr>
            <w:color w:val="6AA84F"/>
          </w:rPr>
          <w:t>)</w:t>
        </w:r>
        <w:r w:rsidR="007E6FD5">
          <w:rPr>
            <w:color w:val="6AA84F"/>
          </w:rPr>
          <w:t>.</w:t>
        </w:r>
      </w:ins>
      <w:del w:id="490" w:author="Raul Cristian Muresan" w:date="2022-07-28T13:55:00Z">
        <w:r w:rsidDel="00E76597">
          <w:rPr>
            <w:color w:val="6AA84F"/>
          </w:rPr>
          <w:delText>.</w:delText>
        </w:r>
      </w:del>
      <w:ins w:id="491" w:author="Raul Cristian Muresan" w:date="2022-07-28T13:55:00Z">
        <w:r w:rsidR="00E76597">
          <w:rPr>
            <w:color w:val="6AA84F"/>
          </w:rPr>
          <w:t xml:space="preserve"> </w:t>
        </w:r>
      </w:ins>
      <w:r>
        <w:rPr>
          <w:color w:val="6AA84F"/>
        </w:rPr>
        <w:t xml:space="preserve"> </w:t>
      </w:r>
    </w:p>
    <w:p w14:paraId="00000094" w14:textId="77777777" w:rsidR="0066058D" w:rsidRDefault="0066058D"/>
    <w:p w14:paraId="00000095" w14:textId="77777777" w:rsidR="0066058D" w:rsidRDefault="00000000">
      <w:pPr>
        <w:rPr>
          <w:color w:val="FF0000"/>
        </w:rPr>
      </w:pPr>
      <w:r>
        <w:rPr>
          <w:color w:val="FF0000"/>
        </w:rPr>
        <w:t>7. Equation 1 has unidentifiable symbols.</w:t>
      </w:r>
    </w:p>
    <w:p w14:paraId="0E96C1FB" w14:textId="77777777" w:rsidR="004415FF" w:rsidRDefault="004415FF">
      <w:pPr>
        <w:rPr>
          <w:ins w:id="492" w:author="Raul Cristian Muresan" w:date="2022-07-28T13:56:00Z"/>
          <w:color w:val="6AA84F"/>
        </w:rPr>
      </w:pPr>
    </w:p>
    <w:p w14:paraId="00000096" w14:textId="57A18ABC" w:rsidR="0066058D" w:rsidRDefault="00000000">
      <w:pPr>
        <w:rPr>
          <w:color w:val="6AA84F"/>
        </w:rPr>
      </w:pPr>
      <w:r>
        <w:rPr>
          <w:color w:val="6AA84F"/>
        </w:rPr>
        <w:t>Equation 1 has been updated in this new iteration of the manuscript. Supplementary explanations have been added to the paragraph previous to the equation.</w:t>
      </w:r>
      <w:del w:id="493" w:author="Raul Cristian Muresan" w:date="2022-07-28T13:56:00Z">
        <w:r w:rsidDel="003F638E">
          <w:rPr>
            <w:color w:val="6AA84F"/>
          </w:rPr>
          <w:delText xml:space="preserve"> While, the equation itself has been modified to become understandable. We intended the use of the apostrophe to indicate a transformation (as an x prime). </w:delText>
        </w:r>
      </w:del>
    </w:p>
    <w:p w14:paraId="00000097" w14:textId="77777777" w:rsidR="0066058D" w:rsidRDefault="0066058D"/>
    <w:p w14:paraId="00000098" w14:textId="77777777" w:rsidR="0066058D" w:rsidRDefault="00000000">
      <w:pPr>
        <w:rPr>
          <w:color w:val="FF0000"/>
        </w:rPr>
      </w:pPr>
      <w:r>
        <w:rPr>
          <w:color w:val="FF0000"/>
        </w:rPr>
        <w:t>8. Experiments should include other state of the art algorithms for spike sorting. It is</w:t>
      </w:r>
    </w:p>
    <w:p w14:paraId="00000099" w14:textId="77777777" w:rsidR="0066058D" w:rsidRDefault="00000000">
      <w:pPr>
        <w:rPr>
          <w:color w:val="FF0000"/>
        </w:rPr>
      </w:pPr>
      <w:r>
        <w:rPr>
          <w:color w:val="FF0000"/>
        </w:rPr>
        <w:t>understandable that K-Means and DBScan should be used as baseline methods, but the argument in favor of SBM or ISBM becomes very weak since their performances are not compared to other specialized algorithms. It is not convincing that such a performance is acceptable both in terms of computational demands or accuracy.</w:t>
      </w:r>
    </w:p>
    <w:p w14:paraId="3DE2E3D8" w14:textId="77777777" w:rsidR="00B401A4" w:rsidRDefault="00B401A4">
      <w:pPr>
        <w:rPr>
          <w:ins w:id="494" w:author="Raul Cristian Muresan" w:date="2022-07-28T13:56:00Z"/>
          <w:color w:val="6AA84F"/>
        </w:rPr>
      </w:pPr>
    </w:p>
    <w:p w14:paraId="0000009A" w14:textId="519E9693" w:rsidR="0066058D" w:rsidRDefault="00000000">
      <w:pPr>
        <w:rPr>
          <w:ins w:id="495" w:author="Raul Cristian Muresan" w:date="2022-07-28T13:58:00Z"/>
          <w:color w:val="6AA84F"/>
        </w:rPr>
      </w:pPr>
      <w:r>
        <w:rPr>
          <w:color w:val="6AA84F"/>
        </w:rPr>
        <w:t>Indeed</w:t>
      </w:r>
      <w:ins w:id="496" w:author="Raul Cristian Muresan" w:date="2022-07-28T13:56:00Z">
        <w:r w:rsidR="00562278">
          <w:rPr>
            <w:color w:val="6AA84F"/>
          </w:rPr>
          <w:t>,</w:t>
        </w:r>
      </w:ins>
      <w:del w:id="497" w:author="Raul Cristian Muresan" w:date="2022-07-28T13:56:00Z">
        <w:r w:rsidDel="00562278">
          <w:rPr>
            <w:color w:val="6AA84F"/>
          </w:rPr>
          <w:delText>.</w:delText>
        </w:r>
      </w:del>
      <w:r>
        <w:rPr>
          <w:color w:val="6AA84F"/>
        </w:rPr>
        <w:t xml:space="preserve"> </w:t>
      </w:r>
      <w:del w:id="498" w:author="Raul Cristian Muresan" w:date="2022-07-28T13:56:00Z">
        <w:r w:rsidDel="00562278">
          <w:rPr>
            <w:color w:val="6AA84F"/>
          </w:rPr>
          <w:delText>T</w:delText>
        </w:r>
      </w:del>
      <w:ins w:id="499" w:author="Raul Cristian Muresan" w:date="2022-07-28T13:57:00Z">
        <w:r w:rsidR="00562278">
          <w:rPr>
            <w:color w:val="6AA84F"/>
          </w:rPr>
          <w:t>t</w:t>
        </w:r>
      </w:ins>
      <w:r>
        <w:rPr>
          <w:color w:val="6AA84F"/>
        </w:rPr>
        <w:t xml:space="preserve">hese issues arise from </w:t>
      </w:r>
      <w:del w:id="500" w:author="Raul Cristian Muresan" w:date="2022-07-28T13:57:00Z">
        <w:r w:rsidDel="00562278">
          <w:rPr>
            <w:color w:val="6AA84F"/>
          </w:rPr>
          <w:delText xml:space="preserve">our </w:delText>
        </w:r>
      </w:del>
      <w:ins w:id="501" w:author="Raul Cristian Muresan" w:date="2022-07-28T13:57:00Z">
        <w:r w:rsidR="00562278">
          <w:rPr>
            <w:color w:val="6AA84F"/>
          </w:rPr>
          <w:t>the lack of clarity in the previous version of the manuscript and our failure to properly frame the scope of the method</w:t>
        </w:r>
      </w:ins>
      <w:del w:id="502" w:author="Raul Cristian Muresan" w:date="2022-07-28T13:57:00Z">
        <w:r w:rsidDel="00562278">
          <w:rPr>
            <w:color w:val="6AA84F"/>
          </w:rPr>
          <w:delText>lack of domain framing</w:delText>
        </w:r>
      </w:del>
      <w:r>
        <w:rPr>
          <w:color w:val="6AA84F"/>
        </w:rPr>
        <w:t xml:space="preserve">. </w:t>
      </w:r>
      <w:del w:id="503" w:author="Raul Cristian Muresan" w:date="2022-07-28T13:57:00Z">
        <w:r w:rsidDel="00712D6C">
          <w:rPr>
            <w:color w:val="6AA84F"/>
          </w:rPr>
          <w:delText xml:space="preserve">As </w:delText>
        </w:r>
      </w:del>
      <w:ins w:id="504" w:author="Raul Cristian Muresan" w:date="2022-07-28T13:57:00Z">
        <w:r w:rsidR="00712D6C">
          <w:rPr>
            <w:color w:val="6AA84F"/>
          </w:rPr>
          <w:t>Since</w:t>
        </w:r>
        <w:r w:rsidR="00712D6C">
          <w:rPr>
            <w:color w:val="6AA84F"/>
          </w:rPr>
          <w:t xml:space="preserve"> </w:t>
        </w:r>
      </w:ins>
      <w:r>
        <w:rPr>
          <w:color w:val="6AA84F"/>
        </w:rPr>
        <w:t xml:space="preserve">the proposed algorithm is intended only as a clustering step in the </w:t>
      </w:r>
      <w:del w:id="505" w:author="Raul Cristian Muresan" w:date="2022-07-28T13:57:00Z">
        <w:r w:rsidDel="00D23054">
          <w:rPr>
            <w:color w:val="6AA84F"/>
          </w:rPr>
          <w:delText xml:space="preserve">whole </w:delText>
        </w:r>
      </w:del>
      <w:r>
        <w:rPr>
          <w:color w:val="6AA84F"/>
        </w:rPr>
        <w:t xml:space="preserve">pipeline of spike sorting, we are evaluating only the clustering step and comparing our </w:t>
      </w:r>
      <w:del w:id="506" w:author="Raul Cristian Muresan" w:date="2022-07-28T13:57:00Z">
        <w:r w:rsidDel="00D23054">
          <w:rPr>
            <w:color w:val="6AA84F"/>
          </w:rPr>
          <w:delText xml:space="preserve">algorithm </w:delText>
        </w:r>
      </w:del>
      <w:ins w:id="507" w:author="Raul Cristian Muresan" w:date="2022-07-28T13:57:00Z">
        <w:r w:rsidR="00D23054">
          <w:rPr>
            <w:color w:val="6AA84F"/>
          </w:rPr>
          <w:t>method</w:t>
        </w:r>
        <w:r w:rsidR="00D23054">
          <w:rPr>
            <w:color w:val="6AA84F"/>
          </w:rPr>
          <w:t xml:space="preserve"> </w:t>
        </w:r>
      </w:ins>
      <w:r>
        <w:rPr>
          <w:color w:val="6AA84F"/>
        </w:rPr>
        <w:t>to other clustering algorithms used in spike sorting</w:t>
      </w:r>
      <w:del w:id="508" w:author="Raul Cristian Muresan" w:date="2022-07-28T13:58:00Z">
        <w:r w:rsidDel="00A33684">
          <w:rPr>
            <w:color w:val="6AA84F"/>
          </w:rPr>
          <w:delText xml:space="preserve"> to reduce biases</w:delText>
        </w:r>
      </w:del>
      <w:r>
        <w:rPr>
          <w:color w:val="6AA84F"/>
        </w:rPr>
        <w:t>. To address these concerns</w:t>
      </w:r>
      <w:ins w:id="509" w:author="Raul Cristian Muresan" w:date="2022-07-28T13:58:00Z">
        <w:r w:rsidR="00AD0168">
          <w:rPr>
            <w:color w:val="6AA84F"/>
          </w:rPr>
          <w:t xml:space="preserve"> and increase clarity</w:t>
        </w:r>
      </w:ins>
      <w:del w:id="510" w:author="Raul Cristian Muresan" w:date="2022-07-28T13:58:00Z">
        <w:r w:rsidDel="00AD0168">
          <w:rPr>
            <w:color w:val="6AA84F"/>
          </w:rPr>
          <w:delText>,</w:delText>
        </w:r>
      </w:del>
      <w:ins w:id="511" w:author="Raul Cristian Muresan" w:date="2022-07-28T13:58:00Z">
        <w:r w:rsidR="004E5E49">
          <w:rPr>
            <w:color w:val="6AA84F"/>
          </w:rPr>
          <w:t>,</w:t>
        </w:r>
      </w:ins>
      <w:r>
        <w:rPr>
          <w:color w:val="6AA84F"/>
        </w:rPr>
        <w:t xml:space="preserve"> we have</w:t>
      </w:r>
      <w:ins w:id="512" w:author="Raul Cristian Muresan" w:date="2022-07-28T13:58:00Z">
        <w:r w:rsidR="00DD17F4">
          <w:rPr>
            <w:color w:val="6AA84F"/>
          </w:rPr>
          <w:t xml:space="preserve"> now</w:t>
        </w:r>
      </w:ins>
      <w:r>
        <w:rPr>
          <w:color w:val="6AA84F"/>
        </w:rPr>
        <w:t xml:space="preserve"> added a thorough </w:t>
      </w:r>
      <w:r>
        <w:rPr>
          <w:color w:val="6AA84F"/>
        </w:rPr>
        <w:lastRenderedPageBreak/>
        <w:t>introduction into spike sorting, the evaluation of 3 additional clustering algorithms</w:t>
      </w:r>
      <w:ins w:id="513" w:author="Raul Cristian Muresan" w:date="2022-07-28T13:58:00Z">
        <w:r w:rsidR="004E5E49">
          <w:rPr>
            <w:color w:val="6AA84F"/>
          </w:rPr>
          <w:t>,</w:t>
        </w:r>
      </w:ins>
      <w:r>
        <w:rPr>
          <w:color w:val="6AA84F"/>
        </w:rPr>
        <w:t xml:space="preserve"> and a review of clustering methods used </w:t>
      </w:r>
      <w:del w:id="514" w:author="Raul Cristian Muresan" w:date="2022-07-28T13:58:00Z">
        <w:r w:rsidDel="004E5E49">
          <w:rPr>
            <w:color w:val="6AA84F"/>
          </w:rPr>
          <w:delText xml:space="preserve">within </w:delText>
        </w:r>
      </w:del>
      <w:ins w:id="515" w:author="Raul Cristian Muresan" w:date="2022-07-28T13:58:00Z">
        <w:r w:rsidR="004E5E49">
          <w:rPr>
            <w:color w:val="6AA84F"/>
          </w:rPr>
          <w:t>for</w:t>
        </w:r>
        <w:r w:rsidR="004E5E49">
          <w:rPr>
            <w:color w:val="6AA84F"/>
          </w:rPr>
          <w:t xml:space="preserve"> </w:t>
        </w:r>
      </w:ins>
      <w:r>
        <w:rPr>
          <w:color w:val="6AA84F"/>
        </w:rPr>
        <w:t>spike sorting.</w:t>
      </w:r>
    </w:p>
    <w:p w14:paraId="4C037738" w14:textId="73DDB34B" w:rsidR="001F18B1" w:rsidRDefault="001F18B1">
      <w:pPr>
        <w:rPr>
          <w:ins w:id="516" w:author="Raul Cristian Muresan" w:date="2022-07-28T13:59:00Z"/>
          <w:color w:val="6AA84F"/>
        </w:rPr>
      </w:pPr>
    </w:p>
    <w:p w14:paraId="1B3443ED" w14:textId="77777777" w:rsidR="00195D24" w:rsidRDefault="00195D24">
      <w:pPr>
        <w:rPr>
          <w:ins w:id="517" w:author="Raul Cristian Muresan" w:date="2022-07-28T13:58:00Z"/>
          <w:color w:val="6AA84F"/>
        </w:rPr>
      </w:pPr>
    </w:p>
    <w:p w14:paraId="458F1C43" w14:textId="08EF4AF7" w:rsidR="001F18B1" w:rsidRDefault="001F18B1">
      <w:pPr>
        <w:rPr>
          <w:color w:val="6AA84F"/>
        </w:rPr>
      </w:pPr>
      <w:ins w:id="518" w:author="Raul Cristian Muresan" w:date="2022-07-28T13:58:00Z">
        <w:r>
          <w:rPr>
            <w:color w:val="6AA84F"/>
          </w:rPr>
          <w:t>Finally, we would like to thank all reviewers for their helpful and construct</w:t>
        </w:r>
      </w:ins>
      <w:ins w:id="519" w:author="Raul Cristian Muresan" w:date="2022-07-28T13:59:00Z">
        <w:r>
          <w:rPr>
            <w:color w:val="6AA84F"/>
          </w:rPr>
          <w:t>ive comments</w:t>
        </w:r>
        <w:r w:rsidR="001F4794">
          <w:rPr>
            <w:color w:val="6AA84F"/>
          </w:rPr>
          <w:t>!</w:t>
        </w:r>
        <w:r>
          <w:rPr>
            <w:color w:val="6AA84F"/>
          </w:rPr>
          <w:t xml:space="preserve"> We now believe that the modified manuscript stands in a much better shape</w:t>
        </w:r>
      </w:ins>
      <w:ins w:id="520" w:author="Raul Cristian Muresan" w:date="2022-07-28T14:00:00Z">
        <w:r w:rsidR="00195D24">
          <w:rPr>
            <w:color w:val="6AA84F"/>
          </w:rPr>
          <w:t>, with increased clarity, precise definition of its scope and domain, more methods tested, and a more coherent introduction and discussion</w:t>
        </w:r>
      </w:ins>
      <w:ins w:id="521" w:author="Raul Cristian Muresan" w:date="2022-07-28T13:59:00Z">
        <w:r w:rsidR="001F4794">
          <w:rPr>
            <w:color w:val="6AA84F"/>
          </w:rPr>
          <w:t>.</w:t>
        </w:r>
      </w:ins>
      <w:ins w:id="522" w:author="Raul Cristian Muresan" w:date="2022-07-28T14:00:00Z">
        <w:r w:rsidR="00195D24">
          <w:rPr>
            <w:color w:val="6AA84F"/>
          </w:rPr>
          <w:t xml:space="preserve"> We hope this satisfactorily addresses the reviewers</w:t>
        </w:r>
      </w:ins>
      <w:ins w:id="523" w:author="Raul Cristian Muresan" w:date="2022-07-28T14:01:00Z">
        <w:r w:rsidR="00195D24">
          <w:rPr>
            <w:color w:val="6AA84F"/>
          </w:rPr>
          <w:t>’ concerns.</w:t>
        </w:r>
      </w:ins>
    </w:p>
    <w:sectPr w:rsidR="001F18B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2" w:author="Raul Cristian Muresan" w:date="2022-07-28T10:25:00Z" w:initials="RCM">
    <w:p w14:paraId="6274C396" w14:textId="77777777" w:rsidR="00A54096" w:rsidRDefault="00A54096" w:rsidP="00DC5E3F">
      <w:pPr>
        <w:pStyle w:val="CommentText"/>
      </w:pPr>
      <w:r>
        <w:rPr>
          <w:rStyle w:val="CommentReference"/>
        </w:rPr>
        <w:annotationRef/>
      </w:r>
      <w:r>
        <w:t>Where? E bine sa le dai mura-n-gura chiar aici sau sa indici exact unde in text ai facut modificarile. Reviewerii nu au timp sa caute prin articol unde sunt modificarile...</w:t>
      </w:r>
    </w:p>
  </w:comment>
  <w:comment w:id="103" w:author="Raul Cristian Muresan" w:date="2022-07-28T11:11:00Z" w:initials="RCM">
    <w:p w14:paraId="6B31319B" w14:textId="77777777" w:rsidR="003F4E31" w:rsidRDefault="003F4E31" w:rsidP="002B7C03">
      <w:pPr>
        <w:pStyle w:val="CommentText"/>
      </w:pPr>
      <w:r>
        <w:rPr>
          <w:rStyle w:val="CommentReference"/>
        </w:rPr>
        <w:annotationRef/>
      </w:r>
      <w:r>
        <w:t>Aici trebuie sa explici mai babeste. Nici eu nu sunt sigur ca inteleg 100% ce vrei sa spui.</w:t>
      </w:r>
    </w:p>
  </w:comment>
  <w:comment w:id="256" w:author="Raul Cristian Muresan" w:date="2022-07-28T11:26:00Z" w:initials="RCM">
    <w:p w14:paraId="11E43B49" w14:textId="77777777" w:rsidR="00955BDE" w:rsidRDefault="00955BDE" w:rsidP="00AD42E7">
      <w:pPr>
        <w:pStyle w:val="CommentText"/>
      </w:pPr>
      <w:r>
        <w:rPr>
          <w:rStyle w:val="CommentReference"/>
        </w:rPr>
        <w:annotationRef/>
      </w:r>
      <w:r>
        <w:t>Be more specific.</w:t>
      </w:r>
    </w:p>
  </w:comment>
  <w:comment w:id="399" w:author="Raul Cristian Muresan" w:date="2022-07-28T11:54:00Z" w:initials="RCM">
    <w:p w14:paraId="5474CDF2" w14:textId="77777777" w:rsidR="002A549D" w:rsidRDefault="002A549D" w:rsidP="00BB5E5F">
      <w:pPr>
        <w:pStyle w:val="CommentText"/>
      </w:pPr>
      <w:r>
        <w:rPr>
          <w:rStyle w:val="CommentReference"/>
        </w:rPr>
        <w:annotationRef/>
      </w:r>
      <w:r>
        <w:t>Where? Elaborate.</w:t>
      </w:r>
    </w:p>
  </w:comment>
  <w:comment w:id="412" w:author="Raul Cristian Muresan" w:date="2022-07-28T13:47:00Z" w:initials="RCM">
    <w:p w14:paraId="047E5D8B" w14:textId="77777777" w:rsidR="006225AA" w:rsidRDefault="006225AA" w:rsidP="00784A0B">
      <w:pPr>
        <w:pStyle w:val="CommentText"/>
      </w:pPr>
      <w:r>
        <w:rPr>
          <w:rStyle w:val="CommentReference"/>
        </w:rPr>
        <w:annotationRef/>
      </w:r>
      <w:r>
        <w:t>em dash (https://www.thesaurus.com/e/grammar/em-dash/)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74C396" w15:done="0"/>
  <w15:commentEx w15:paraId="6B31319B" w15:done="0"/>
  <w15:commentEx w15:paraId="11E43B49" w15:done="0"/>
  <w15:commentEx w15:paraId="5474CDF2" w15:done="0"/>
  <w15:commentEx w15:paraId="047E5D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8CE285" w16cex:dateUtc="2022-07-28T07:25:00Z"/>
  <w16cex:commentExtensible w16cex:durableId="268CED6B" w16cex:dateUtc="2022-07-28T08:11:00Z"/>
  <w16cex:commentExtensible w16cex:durableId="268CF0F6" w16cex:dateUtc="2022-07-28T08:26:00Z"/>
  <w16cex:commentExtensible w16cex:durableId="268CF76C" w16cex:dateUtc="2022-07-28T08:54:00Z"/>
  <w16cex:commentExtensible w16cex:durableId="268D11EA" w16cex:dateUtc="2022-07-28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74C396" w16cid:durableId="268CE285"/>
  <w16cid:commentId w16cid:paraId="6B31319B" w16cid:durableId="268CED6B"/>
  <w16cid:commentId w16cid:paraId="11E43B49" w16cid:durableId="268CF0F6"/>
  <w16cid:commentId w16cid:paraId="5474CDF2" w16cid:durableId="268CF76C"/>
  <w16cid:commentId w16cid:paraId="047E5D8B" w16cid:durableId="268D11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47FFB"/>
    <w:multiLevelType w:val="hybridMultilevel"/>
    <w:tmpl w:val="3EEEA310"/>
    <w:lvl w:ilvl="0" w:tplc="A55A201E">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B56CE"/>
    <w:multiLevelType w:val="hybridMultilevel"/>
    <w:tmpl w:val="B0AE96A2"/>
    <w:lvl w:ilvl="0" w:tplc="A55A201E">
      <w:start w:val="1"/>
      <w:numFmt w:val="bullet"/>
      <w:lvlText w:val="-"/>
      <w:lvlJc w:val="left"/>
      <w:pPr>
        <w:ind w:left="1440" w:hanging="360"/>
      </w:pPr>
      <w:rPr>
        <w:rFonts w:ascii="Cambria" w:hAnsi="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2AF486D"/>
    <w:multiLevelType w:val="hybridMultilevel"/>
    <w:tmpl w:val="7C7637A2"/>
    <w:lvl w:ilvl="0" w:tplc="A55A201E">
      <w:start w:val="1"/>
      <w:numFmt w:val="bullet"/>
      <w:lvlText w:val="-"/>
      <w:lvlJc w:val="left"/>
      <w:pPr>
        <w:ind w:left="1440" w:hanging="360"/>
      </w:pPr>
      <w:rPr>
        <w:rFonts w:ascii="Cambria" w:hAnsi="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8BC3723"/>
    <w:multiLevelType w:val="hybridMultilevel"/>
    <w:tmpl w:val="F7CCD8A8"/>
    <w:lvl w:ilvl="0" w:tplc="A55A201E">
      <w:start w:val="1"/>
      <w:numFmt w:val="bullet"/>
      <w:lvlText w:val="-"/>
      <w:lvlJc w:val="left"/>
      <w:pPr>
        <w:ind w:left="1440" w:hanging="360"/>
      </w:pPr>
      <w:rPr>
        <w:rFonts w:ascii="Cambria" w:hAnsi="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AB02997"/>
    <w:multiLevelType w:val="hybridMultilevel"/>
    <w:tmpl w:val="C52A74C0"/>
    <w:lvl w:ilvl="0" w:tplc="4A58A356">
      <w:start w:val="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02218"/>
    <w:multiLevelType w:val="hybridMultilevel"/>
    <w:tmpl w:val="7B0A95A4"/>
    <w:lvl w:ilvl="0" w:tplc="DF7AD7AC">
      <w:start w:val="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635810">
    <w:abstractNumId w:val="5"/>
  </w:num>
  <w:num w:numId="2" w16cid:durableId="427120156">
    <w:abstractNumId w:val="4"/>
  </w:num>
  <w:num w:numId="3" w16cid:durableId="380978832">
    <w:abstractNumId w:val="1"/>
  </w:num>
  <w:num w:numId="4" w16cid:durableId="1241671128">
    <w:abstractNumId w:val="3"/>
  </w:num>
  <w:num w:numId="5" w16cid:durableId="1289094219">
    <w:abstractNumId w:val="2"/>
  </w:num>
  <w:num w:numId="6" w16cid:durableId="20563472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ul Cristian Muresan">
    <w15:presenceInfo w15:providerId="Windows Live" w15:userId="0207c716963bb9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58D"/>
    <w:rsid w:val="00084568"/>
    <w:rsid w:val="00125869"/>
    <w:rsid w:val="00157759"/>
    <w:rsid w:val="00167181"/>
    <w:rsid w:val="00195D24"/>
    <w:rsid w:val="001B2978"/>
    <w:rsid w:val="001F18B1"/>
    <w:rsid w:val="001F4794"/>
    <w:rsid w:val="00221F69"/>
    <w:rsid w:val="00227FB3"/>
    <w:rsid w:val="00235936"/>
    <w:rsid w:val="0025235D"/>
    <w:rsid w:val="00267F1E"/>
    <w:rsid w:val="002776D4"/>
    <w:rsid w:val="002A549D"/>
    <w:rsid w:val="002F35C6"/>
    <w:rsid w:val="00327DD1"/>
    <w:rsid w:val="003320EA"/>
    <w:rsid w:val="0035107E"/>
    <w:rsid w:val="00376199"/>
    <w:rsid w:val="00386F53"/>
    <w:rsid w:val="003B2D67"/>
    <w:rsid w:val="003F4E31"/>
    <w:rsid w:val="003F638E"/>
    <w:rsid w:val="00402A1C"/>
    <w:rsid w:val="00411DB3"/>
    <w:rsid w:val="00421479"/>
    <w:rsid w:val="0042513D"/>
    <w:rsid w:val="004415FF"/>
    <w:rsid w:val="00460364"/>
    <w:rsid w:val="004625AB"/>
    <w:rsid w:val="004B1EAF"/>
    <w:rsid w:val="004C0622"/>
    <w:rsid w:val="004C0841"/>
    <w:rsid w:val="004E5E49"/>
    <w:rsid w:val="00516B1B"/>
    <w:rsid w:val="00562278"/>
    <w:rsid w:val="005A1531"/>
    <w:rsid w:val="005A2BF0"/>
    <w:rsid w:val="005C323E"/>
    <w:rsid w:val="005E14F9"/>
    <w:rsid w:val="005F0F99"/>
    <w:rsid w:val="0061327D"/>
    <w:rsid w:val="006225AA"/>
    <w:rsid w:val="0066058D"/>
    <w:rsid w:val="00660D1B"/>
    <w:rsid w:val="0069134F"/>
    <w:rsid w:val="006D4648"/>
    <w:rsid w:val="006E536E"/>
    <w:rsid w:val="006F2E2D"/>
    <w:rsid w:val="00705FA0"/>
    <w:rsid w:val="00712D6C"/>
    <w:rsid w:val="00720C3B"/>
    <w:rsid w:val="00780E21"/>
    <w:rsid w:val="007C15C7"/>
    <w:rsid w:val="007C7275"/>
    <w:rsid w:val="007E6FD5"/>
    <w:rsid w:val="00802061"/>
    <w:rsid w:val="008112C8"/>
    <w:rsid w:val="00843348"/>
    <w:rsid w:val="00847F78"/>
    <w:rsid w:val="008923BC"/>
    <w:rsid w:val="008A11B8"/>
    <w:rsid w:val="008A51E9"/>
    <w:rsid w:val="008E5B46"/>
    <w:rsid w:val="009046F9"/>
    <w:rsid w:val="00907099"/>
    <w:rsid w:val="00942A91"/>
    <w:rsid w:val="00955BDE"/>
    <w:rsid w:val="009C4587"/>
    <w:rsid w:val="009F6D36"/>
    <w:rsid w:val="00A00CFC"/>
    <w:rsid w:val="00A33684"/>
    <w:rsid w:val="00A52419"/>
    <w:rsid w:val="00A54096"/>
    <w:rsid w:val="00AD0168"/>
    <w:rsid w:val="00AD45A7"/>
    <w:rsid w:val="00B401A4"/>
    <w:rsid w:val="00B860E9"/>
    <w:rsid w:val="00B86347"/>
    <w:rsid w:val="00BB7912"/>
    <w:rsid w:val="00BC2931"/>
    <w:rsid w:val="00BD3997"/>
    <w:rsid w:val="00C12593"/>
    <w:rsid w:val="00C22046"/>
    <w:rsid w:val="00CB52A1"/>
    <w:rsid w:val="00CC32E6"/>
    <w:rsid w:val="00D23054"/>
    <w:rsid w:val="00D24C9A"/>
    <w:rsid w:val="00D37BC1"/>
    <w:rsid w:val="00D5666C"/>
    <w:rsid w:val="00D837D0"/>
    <w:rsid w:val="00DA2CC0"/>
    <w:rsid w:val="00DA3F27"/>
    <w:rsid w:val="00DC4D6B"/>
    <w:rsid w:val="00DD17F4"/>
    <w:rsid w:val="00DF589E"/>
    <w:rsid w:val="00DF774C"/>
    <w:rsid w:val="00E117F6"/>
    <w:rsid w:val="00E11847"/>
    <w:rsid w:val="00E33BE6"/>
    <w:rsid w:val="00E40B5F"/>
    <w:rsid w:val="00E566CB"/>
    <w:rsid w:val="00E74C17"/>
    <w:rsid w:val="00E76597"/>
    <w:rsid w:val="00EA3280"/>
    <w:rsid w:val="00ED5C55"/>
    <w:rsid w:val="00EF7A7C"/>
    <w:rsid w:val="00F1501B"/>
    <w:rsid w:val="00F17886"/>
    <w:rsid w:val="00F85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746C"/>
  <w15:docId w15:val="{421B75B0-F13F-4C5F-B965-098CB2E9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AD45A7"/>
    <w:pPr>
      <w:spacing w:line="240" w:lineRule="auto"/>
    </w:pPr>
  </w:style>
  <w:style w:type="character" w:styleId="CommentReference">
    <w:name w:val="annotation reference"/>
    <w:basedOn w:val="DefaultParagraphFont"/>
    <w:uiPriority w:val="99"/>
    <w:semiHidden/>
    <w:unhideWhenUsed/>
    <w:rsid w:val="00A54096"/>
    <w:rPr>
      <w:sz w:val="16"/>
      <w:szCs w:val="16"/>
    </w:rPr>
  </w:style>
  <w:style w:type="paragraph" w:styleId="CommentText">
    <w:name w:val="annotation text"/>
    <w:basedOn w:val="Normal"/>
    <w:link w:val="CommentTextChar"/>
    <w:uiPriority w:val="99"/>
    <w:unhideWhenUsed/>
    <w:rsid w:val="00A54096"/>
    <w:pPr>
      <w:spacing w:line="240" w:lineRule="auto"/>
    </w:pPr>
    <w:rPr>
      <w:sz w:val="20"/>
      <w:szCs w:val="20"/>
    </w:rPr>
  </w:style>
  <w:style w:type="character" w:customStyle="1" w:styleId="CommentTextChar">
    <w:name w:val="Comment Text Char"/>
    <w:basedOn w:val="DefaultParagraphFont"/>
    <w:link w:val="CommentText"/>
    <w:uiPriority w:val="99"/>
    <w:rsid w:val="00A54096"/>
    <w:rPr>
      <w:sz w:val="20"/>
      <w:szCs w:val="20"/>
    </w:rPr>
  </w:style>
  <w:style w:type="paragraph" w:styleId="CommentSubject">
    <w:name w:val="annotation subject"/>
    <w:basedOn w:val="CommentText"/>
    <w:next w:val="CommentText"/>
    <w:link w:val="CommentSubjectChar"/>
    <w:uiPriority w:val="99"/>
    <w:semiHidden/>
    <w:unhideWhenUsed/>
    <w:rsid w:val="00A54096"/>
    <w:rPr>
      <w:b/>
      <w:bCs/>
    </w:rPr>
  </w:style>
  <w:style w:type="character" w:customStyle="1" w:styleId="CommentSubjectChar">
    <w:name w:val="Comment Subject Char"/>
    <w:basedOn w:val="CommentTextChar"/>
    <w:link w:val="CommentSubject"/>
    <w:uiPriority w:val="99"/>
    <w:semiHidden/>
    <w:rsid w:val="00A54096"/>
    <w:rPr>
      <w:b/>
      <w:bCs/>
      <w:sz w:val="20"/>
      <w:szCs w:val="20"/>
    </w:rPr>
  </w:style>
  <w:style w:type="paragraph" w:styleId="ListParagraph">
    <w:name w:val="List Paragraph"/>
    <w:basedOn w:val="Normal"/>
    <w:uiPriority w:val="34"/>
    <w:qFormat/>
    <w:rsid w:val="00D5666C"/>
    <w:pPr>
      <w:ind w:left="720"/>
      <w:contextualSpacing/>
    </w:pPr>
  </w:style>
  <w:style w:type="character" w:styleId="Hyperlink">
    <w:name w:val="Hyperlink"/>
    <w:basedOn w:val="DefaultParagraphFont"/>
    <w:uiPriority w:val="99"/>
    <w:unhideWhenUsed/>
    <w:rsid w:val="00E33BE6"/>
    <w:rPr>
      <w:color w:val="0000FF" w:themeColor="hyperlink"/>
      <w:u w:val="single"/>
    </w:rPr>
  </w:style>
  <w:style w:type="character" w:styleId="UnresolvedMention">
    <w:name w:val="Unresolved Mention"/>
    <w:basedOn w:val="DefaultParagraphFont"/>
    <w:uiPriority w:val="99"/>
    <w:semiHidden/>
    <w:unhideWhenUsed/>
    <w:rsid w:val="00E33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4499</Words>
  <Characters>25649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Raul Cristian Muresan</cp:lastModifiedBy>
  <cp:revision>113</cp:revision>
  <dcterms:created xsi:type="dcterms:W3CDTF">2022-07-28T07:17:00Z</dcterms:created>
  <dcterms:modified xsi:type="dcterms:W3CDTF">2022-07-28T11:01:00Z</dcterms:modified>
</cp:coreProperties>
</file>